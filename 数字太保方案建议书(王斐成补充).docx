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openxmlformats-officedocument.oleObject"/>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0A7" w:rsidRDefault="00E4561A">
      <w:pPr>
        <w:pStyle w:val="2"/>
        <w:spacing w:line="360" w:lineRule="auto"/>
        <w:rPr>
          <w:rFonts w:ascii="宋体" w:eastAsia="宋体" w:hAnsi="宋体" w:cs="宋体"/>
        </w:rPr>
      </w:pPr>
      <w:bookmarkStart w:id="0" w:name="_Toc27062"/>
      <w:r>
        <w:rPr>
          <w:rFonts w:ascii="宋体" w:eastAsia="宋体" w:hAnsi="宋体" w:cs="宋体" w:hint="eastAsia"/>
        </w:rPr>
        <w:t>3 数据分析挖掘</w:t>
      </w:r>
      <w:bookmarkEnd w:id="0"/>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根据数据挖掘一般处理流程， 完成数据清洗之后,接下来对数据进行探索.</w:t>
      </w:r>
    </w:p>
    <w:p w:rsidR="00DF50A7" w:rsidRDefault="00E4561A">
      <w:pPr>
        <w:spacing w:line="360" w:lineRule="auto"/>
        <w:rPr>
          <w:rFonts w:ascii="宋体" w:eastAsia="宋体" w:hAnsi="宋体" w:cs="宋体"/>
        </w:rPr>
      </w:pPr>
      <w:r>
        <w:rPr>
          <w:rFonts w:ascii="宋体" w:eastAsia="宋体" w:hAnsi="宋体" w:cs="宋体" w:hint="eastAsia"/>
          <w:noProof/>
        </w:rPr>
        <w:drawing>
          <wp:inline distT="0" distB="0" distL="0" distR="0">
            <wp:extent cx="5303520" cy="3840480"/>
            <wp:effectExtent l="0" t="0" r="1143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303520" cy="3840480"/>
                    </a:xfrm>
                    <a:prstGeom prst="rect">
                      <a:avLst/>
                    </a:prstGeom>
                    <a:noFill/>
                    <a:ln>
                      <a:noFill/>
                    </a:ln>
                  </pic:spPr>
                </pic:pic>
              </a:graphicData>
            </a:graphic>
          </wp:inline>
        </w:drawing>
      </w:r>
    </w:p>
    <w:p w:rsidR="00DF50A7" w:rsidRDefault="00E4561A">
      <w:pPr>
        <w:pStyle w:val="3"/>
        <w:spacing w:line="360" w:lineRule="auto"/>
        <w:rPr>
          <w:rFonts w:ascii="宋体" w:eastAsia="宋体" w:hAnsi="宋体" w:cs="宋体"/>
          <w:sz w:val="28"/>
          <w:szCs w:val="28"/>
        </w:rPr>
      </w:pPr>
      <w:r>
        <w:rPr>
          <w:rFonts w:ascii="宋体" w:eastAsia="宋体" w:hAnsi="宋体" w:cs="宋体" w:hint="eastAsia"/>
          <w:sz w:val="28"/>
          <w:szCs w:val="28"/>
        </w:rPr>
        <w:t>3.1单维分析</w:t>
      </w:r>
    </w:p>
    <w:p w:rsidR="00DF50A7" w:rsidRDefault="00E4561A">
      <w:pPr>
        <w:spacing w:line="360" w:lineRule="auto"/>
        <w:ind w:firstLineChars="200" w:firstLine="480"/>
        <w:rPr>
          <w:rFonts w:ascii="宋体" w:eastAsia="宋体" w:hAnsi="宋体" w:cs="宋体"/>
          <w:color w:val="000000"/>
          <w:sz w:val="24"/>
        </w:rPr>
      </w:pPr>
      <w:r>
        <w:rPr>
          <w:rFonts w:ascii="宋体" w:eastAsia="宋体" w:hAnsi="宋体" w:cs="宋体" w:hint="eastAsia"/>
          <w:sz w:val="24"/>
        </w:rPr>
        <w:t>具有海量千万级汽车行业车型、配件数据库和</w:t>
      </w:r>
      <w:r>
        <w:rPr>
          <w:rFonts w:ascii="宋体" w:eastAsia="宋体" w:hAnsi="宋体" w:cs="宋体" w:hint="eastAsia"/>
          <w:sz w:val="24"/>
          <w:lang w:val="zh-TW" w:eastAsia="zh-TW"/>
        </w:rPr>
        <w:t>国内领先的汽配价格处理系统，可提供更加强大的数据服务支持，</w:t>
      </w:r>
      <w:r>
        <w:rPr>
          <w:rFonts w:ascii="宋体" w:eastAsia="宋体" w:hAnsi="宋体" w:cs="宋体" w:hint="eastAsia"/>
          <w:sz w:val="24"/>
        </w:rPr>
        <w:t>结合保险公司现有数据库，可以对各个品牌、品质汽车配件进行</w:t>
      </w:r>
      <w:r>
        <w:rPr>
          <w:rFonts w:ascii="宋体" w:eastAsia="宋体" w:hAnsi="宋体" w:cs="宋体" w:hint="eastAsia"/>
          <w:color w:val="000000"/>
          <w:sz w:val="24"/>
        </w:rPr>
        <w:t>通过上全面的分析</w:t>
      </w:r>
    </w:p>
    <w:p w:rsidR="00DF50A7" w:rsidRDefault="00E4561A">
      <w:pPr>
        <w:pStyle w:val="4"/>
        <w:spacing w:line="360" w:lineRule="auto"/>
        <w:rPr>
          <w:rFonts w:ascii="宋体" w:eastAsia="宋体" w:hAnsi="宋体" w:cs="宋体"/>
        </w:rPr>
      </w:pPr>
      <w:r>
        <w:rPr>
          <w:rFonts w:ascii="宋体" w:eastAsia="宋体" w:hAnsi="宋体" w:cs="宋体" w:hint="eastAsia"/>
        </w:rPr>
        <w:t>3.1.1空间维度分析</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空间维度分析:根据市级公司、省级公司、区域中心、全国4个维度对配件价格进行分析。</w:t>
      </w:r>
    </w:p>
    <w:p w:rsidR="00DF50A7" w:rsidRDefault="00E4561A">
      <w:pPr>
        <w:pStyle w:val="10"/>
        <w:spacing w:line="360" w:lineRule="auto"/>
        <w:ind w:left="780" w:firstLineChars="0" w:firstLine="0"/>
      </w:pPr>
      <w:r>
        <w:rPr>
          <w:rFonts w:hint="eastAsia"/>
          <w:noProof/>
        </w:rPr>
        <w:lastRenderedPageBreak/>
        <w:drawing>
          <wp:inline distT="0" distB="0" distL="0" distR="0">
            <wp:extent cx="5276850" cy="3514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6850" cy="3514725"/>
                    </a:xfrm>
                    <a:prstGeom prst="rect">
                      <a:avLst/>
                    </a:prstGeom>
                    <a:noFill/>
                    <a:ln>
                      <a:noFill/>
                    </a:ln>
                  </pic:spPr>
                </pic:pic>
              </a:graphicData>
            </a:graphic>
          </wp:inline>
        </w:drawing>
      </w:r>
    </w:p>
    <w:p w:rsidR="00DF50A7" w:rsidRDefault="00E4561A">
      <w:pPr>
        <w:pStyle w:val="4"/>
        <w:spacing w:line="360" w:lineRule="auto"/>
        <w:rPr>
          <w:rFonts w:ascii="宋体" w:eastAsia="宋体" w:hAnsi="宋体" w:cs="宋体"/>
        </w:rPr>
      </w:pPr>
      <w:r>
        <w:rPr>
          <w:rFonts w:ascii="宋体" w:eastAsia="宋体" w:hAnsi="宋体" w:cs="宋体" w:hint="eastAsia"/>
        </w:rPr>
        <w:t>3.1.2时间维度分析</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在对应空间维度的基础上，提供实时、月度、季度、年度和长时间维度的配件价格分析。</w:t>
      </w:r>
    </w:p>
    <w:p w:rsidR="00DF50A7" w:rsidRDefault="00E4561A">
      <w:pPr>
        <w:pStyle w:val="4"/>
        <w:spacing w:line="360" w:lineRule="auto"/>
        <w:rPr>
          <w:rFonts w:ascii="宋体" w:eastAsia="宋体" w:hAnsi="宋体" w:cs="宋体"/>
        </w:rPr>
      </w:pPr>
      <w:r>
        <w:rPr>
          <w:rFonts w:ascii="宋体" w:eastAsia="宋体" w:hAnsi="宋体" w:cs="宋体" w:hint="eastAsia"/>
        </w:rPr>
        <w:t>3.1.3.车型品牌维度</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对于不同品牌的配件进行配件价格的分析。进而分析相对风险指标、辅统计各品牌出险次数、案均总价、案均换件维修费用及各部分占比。助宏观理赔管理。</w:t>
      </w:r>
    </w:p>
    <w:p w:rsidR="00DF50A7" w:rsidRDefault="00DF50A7">
      <w:pPr>
        <w:spacing w:line="360" w:lineRule="auto"/>
        <w:ind w:firstLine="420"/>
        <w:rPr>
          <w:rFonts w:ascii="宋体" w:eastAsia="宋体" w:hAnsi="宋体" w:cs="宋体"/>
        </w:rPr>
      </w:pPr>
    </w:p>
    <w:p w:rsidR="00DF50A7" w:rsidRDefault="00E4561A">
      <w:pPr>
        <w:spacing w:line="360" w:lineRule="auto"/>
        <w:ind w:firstLine="420"/>
        <w:rPr>
          <w:rFonts w:ascii="宋体" w:eastAsia="宋体" w:hAnsi="宋体" w:cs="宋体"/>
        </w:rPr>
      </w:pPr>
      <w:r>
        <w:rPr>
          <w:rFonts w:ascii="宋体" w:eastAsia="宋体" w:hAnsi="宋体" w:cs="宋体" w:hint="eastAsia"/>
          <w:noProof/>
        </w:rPr>
        <w:lastRenderedPageBreak/>
        <w:drawing>
          <wp:inline distT="0" distB="0" distL="0" distR="0">
            <wp:extent cx="5274310" cy="3088640"/>
            <wp:effectExtent l="0" t="0" r="2540" b="16510"/>
            <wp:docPr id="58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4310" cy="3088640"/>
                    </a:xfrm>
                    <a:prstGeom prst="rect">
                      <a:avLst/>
                    </a:prstGeom>
                    <a:noFill/>
                    <a:ln>
                      <a:noFill/>
                    </a:ln>
                  </pic:spPr>
                </pic:pic>
              </a:graphicData>
            </a:graphic>
          </wp:inline>
        </w:drawing>
      </w:r>
    </w:p>
    <w:p w:rsidR="00DF50A7" w:rsidRDefault="00DF50A7">
      <w:pPr>
        <w:spacing w:line="360" w:lineRule="auto"/>
        <w:rPr>
          <w:rFonts w:ascii="宋体" w:eastAsia="宋体" w:hAnsi="宋体" w:cs="宋体"/>
        </w:rPr>
      </w:pPr>
    </w:p>
    <w:p w:rsidR="00DF50A7" w:rsidRDefault="00E4561A">
      <w:pPr>
        <w:pStyle w:val="3"/>
        <w:spacing w:line="360" w:lineRule="auto"/>
        <w:rPr>
          <w:rFonts w:ascii="宋体" w:eastAsia="宋体" w:hAnsi="宋体" w:cs="宋体"/>
        </w:rPr>
      </w:pPr>
      <w:r>
        <w:rPr>
          <w:rFonts w:ascii="宋体" w:eastAsia="宋体" w:hAnsi="宋体" w:cs="宋体" w:hint="eastAsia"/>
        </w:rPr>
        <w:t>3.2多变量分析</w:t>
      </w:r>
    </w:p>
    <w:p w:rsidR="00DF50A7" w:rsidRDefault="00E4561A">
      <w:pPr>
        <w:pStyle w:val="10"/>
        <w:widowControl w:val="0"/>
        <w:spacing w:line="360" w:lineRule="auto"/>
        <w:ind w:firstLine="480"/>
        <w:jc w:val="both"/>
      </w:pPr>
      <w:r>
        <w:rPr>
          <w:rFonts w:hint="eastAsia"/>
        </w:rPr>
        <w:t>在单维分析的基础上，对空间、时间、车型品牌等多维度、动态地分析配件价格波动和品牌更新情况，形成清晰简明、合理实用的分析报表和统计分析图形：其他维度：根据具体单个修理厂、供应商或者不同配件品质进行价格分析。</w:t>
      </w:r>
    </w:p>
    <w:p w:rsidR="00DF50A7" w:rsidRDefault="00E4561A">
      <w:pPr>
        <w:spacing w:line="360" w:lineRule="auto"/>
        <w:ind w:left="420"/>
        <w:jc w:val="center"/>
        <w:rPr>
          <w:rFonts w:ascii="宋体" w:eastAsia="宋体" w:hAnsi="宋体" w:cs="宋体"/>
        </w:rPr>
      </w:pPr>
      <w:r>
        <w:rPr>
          <w:rFonts w:ascii="宋体" w:eastAsia="宋体" w:hAnsi="宋体" w:cs="宋体" w:hint="eastAsia"/>
          <w:noProof/>
        </w:rPr>
        <w:drawing>
          <wp:inline distT="0" distB="0" distL="114300" distR="114300">
            <wp:extent cx="3917950" cy="2332355"/>
            <wp:effectExtent l="0" t="0" r="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F50A7" w:rsidRDefault="00DF50A7">
      <w:pPr>
        <w:spacing w:line="360" w:lineRule="auto"/>
        <w:ind w:firstLine="420"/>
        <w:rPr>
          <w:rFonts w:ascii="宋体" w:eastAsia="宋体" w:hAnsi="宋体" w:cs="宋体"/>
        </w:rPr>
      </w:pPr>
    </w:p>
    <w:p w:rsidR="00DF50A7" w:rsidRDefault="00E4561A">
      <w:pPr>
        <w:pStyle w:val="3"/>
        <w:spacing w:line="360" w:lineRule="auto"/>
        <w:rPr>
          <w:rFonts w:ascii="宋体" w:eastAsia="宋体" w:hAnsi="宋体" w:cs="宋体"/>
        </w:rPr>
      </w:pPr>
      <w:r>
        <w:rPr>
          <w:rFonts w:ascii="宋体" w:eastAsia="宋体" w:hAnsi="宋体" w:cs="宋体" w:hint="eastAsia"/>
        </w:rPr>
        <w:t>3.3假设分析</w:t>
      </w:r>
    </w:p>
    <w:p w:rsidR="00DF50A7" w:rsidRDefault="00E4561A">
      <w:pPr>
        <w:pStyle w:val="10"/>
        <w:widowControl w:val="0"/>
        <w:spacing w:line="360" w:lineRule="auto"/>
        <w:ind w:firstLine="480"/>
        <w:jc w:val="both"/>
      </w:pPr>
      <w:r>
        <w:rPr>
          <w:rFonts w:hint="eastAsia"/>
        </w:rPr>
        <w:t>在单变量和多变量分析基础上，可以设定时间、空间、车型品牌、维修厂等</w:t>
      </w:r>
      <w:r>
        <w:rPr>
          <w:rFonts w:hint="eastAsia"/>
        </w:rPr>
        <w:lastRenderedPageBreak/>
        <w:t>条件，并且允许用户设定符合实际需求假定条件，如配件价格的平均值、最小/最大值，中位值、Q1/Q3、区间、价格分布类型分析、易损件目录分析，观察条件成立的情况下相关分析或指标的变化，最终按照客户实际需求输出相应的即席查询报表、动态分析报表，使得在对接定核损工具和询价供货平台时，对业务实际操作具有实时指导意义。</w:t>
      </w:r>
    </w:p>
    <w:p w:rsidR="00DF50A7" w:rsidRDefault="00E4561A">
      <w:pPr>
        <w:pStyle w:val="3"/>
        <w:spacing w:line="360" w:lineRule="auto"/>
        <w:rPr>
          <w:rFonts w:ascii="宋体" w:eastAsia="宋体" w:hAnsi="宋体" w:cs="宋体"/>
        </w:rPr>
      </w:pPr>
      <w:r>
        <w:rPr>
          <w:rFonts w:ascii="宋体" w:eastAsia="宋体" w:hAnsi="宋体" w:cs="宋体" w:hint="eastAsia"/>
        </w:rPr>
        <w:t>3.4 建模分析</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在多维度数据分析基础之上，在空间、时间、车型等不同的维度，运用数学统计模型建立相应配件提出实时配件指导价模型，提出配件指导价格，从而指导和规范分公司和报核价区域中心的报核价操作，管理和控制业务风险水平。</w:t>
      </w:r>
    </w:p>
    <w:p w:rsidR="00DF50A7" w:rsidRDefault="00E4561A">
      <w:pPr>
        <w:pStyle w:val="4"/>
        <w:spacing w:line="360" w:lineRule="auto"/>
        <w:rPr>
          <w:rFonts w:ascii="宋体" w:eastAsia="宋体" w:hAnsi="宋体" w:cs="宋体"/>
        </w:rPr>
      </w:pPr>
      <w:r>
        <w:rPr>
          <w:rFonts w:ascii="宋体" w:eastAsia="宋体" w:hAnsi="宋体" w:cs="宋体" w:hint="eastAsia"/>
        </w:rPr>
        <w:t>3.4.1价格回收</w:t>
      </w:r>
    </w:p>
    <w:p w:rsidR="00DF50A7" w:rsidRDefault="00E4561A">
      <w:pPr>
        <w:spacing w:line="360" w:lineRule="auto"/>
        <w:ind w:firstLine="420"/>
        <w:rPr>
          <w:rFonts w:ascii="宋体" w:eastAsia="宋体" w:hAnsi="宋体" w:cs="宋体"/>
          <w:color w:val="FF0000"/>
          <w:sz w:val="24"/>
        </w:rPr>
      </w:pPr>
      <w:r>
        <w:rPr>
          <w:rFonts w:ascii="宋体" w:eastAsia="宋体" w:hAnsi="宋体" w:cs="宋体" w:hint="eastAsia"/>
          <w:sz w:val="24"/>
        </w:rPr>
        <w:t>根据已有定损数据和询价数据，该数据存入配件价格历史数据库，进过标准化处理，对标已有的车型进行自动处理；如通过进入历史分析库。如不通过人工进行修正或进入电子存档。对进入历史分析库的数据进行分析，根据制定的价格策略规则成为最新配件价格影响因子。</w:t>
      </w:r>
    </w:p>
    <w:p w:rsidR="00DF50A7" w:rsidRDefault="00E4561A">
      <w:pPr>
        <w:spacing w:line="360" w:lineRule="auto"/>
        <w:ind w:firstLine="420"/>
        <w:rPr>
          <w:rFonts w:ascii="宋体" w:eastAsia="宋体" w:hAnsi="宋体" w:cs="宋体"/>
        </w:rPr>
      </w:pPr>
      <w:r>
        <w:rPr>
          <w:rFonts w:ascii="宋体" w:eastAsia="宋体" w:hAnsi="宋体" w:cs="宋体" w:hint="eastAsia"/>
          <w:noProof/>
        </w:rPr>
        <w:drawing>
          <wp:inline distT="0" distB="0" distL="0" distR="0">
            <wp:extent cx="5267325" cy="2447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67325" cy="2447925"/>
                    </a:xfrm>
                    <a:prstGeom prst="rect">
                      <a:avLst/>
                    </a:prstGeom>
                    <a:noFill/>
                    <a:ln>
                      <a:noFill/>
                    </a:ln>
                  </pic:spPr>
                </pic:pic>
              </a:graphicData>
            </a:graphic>
          </wp:inline>
        </w:drawing>
      </w:r>
    </w:p>
    <w:p w:rsidR="00DF50A7" w:rsidRDefault="00E4561A">
      <w:pPr>
        <w:pStyle w:val="4"/>
        <w:spacing w:line="360" w:lineRule="auto"/>
        <w:rPr>
          <w:rFonts w:ascii="宋体" w:eastAsia="宋体" w:hAnsi="宋体" w:cs="宋体"/>
        </w:rPr>
      </w:pPr>
      <w:r>
        <w:rPr>
          <w:rFonts w:ascii="宋体" w:eastAsia="宋体" w:hAnsi="宋体" w:cs="宋体" w:hint="eastAsia"/>
        </w:rPr>
        <w:t>3.4.2价格模型</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1.当数据样本量充分时：</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lastRenderedPageBreak/>
        <w:t>通过对历史数据的大数据分析，形成多维度分析，并运用时间序列分析等数学统计模型对配件价格建立数学模型，具体步骤如下：</w:t>
      </w:r>
    </w:p>
    <w:p w:rsidR="00DF50A7" w:rsidRPr="00C91D3C" w:rsidRDefault="00E4561A" w:rsidP="00C91D3C">
      <w:pPr>
        <w:spacing w:line="360" w:lineRule="auto"/>
        <w:ind w:firstLine="420"/>
      </w:pPr>
      <w:r w:rsidRPr="00C91D3C">
        <w:rPr>
          <w:rFonts w:hint="eastAsia"/>
        </w:rPr>
        <w:t>①用统计方法取得配件价格的时间序列动态数据。</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②根据动态数据作相关图，进行相关分析，求自相关函数。相关图能显示出变化的趋势和周期，并能发现跳点和拐点。跳点是指与其他数据不一致的观测值。如果跳点是正确的观测值,在建模时应考虑进去,如果是反常现象，则应把跳点调整到期望值。拐点则是指时间序列从上升趋势突然变为下降趋势的点。如果存在拐点，则在建模时必须用不同的模型去分段拟合该时间序列，例如采用门限回归模型。</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③辨识合适的随机模型,进行曲线拟合,即用通用随机模型去拟合时间序列的观测数据。对于短的或简单的时间序列，可用趋势模型和季节模型加上误差来进行拟合。对于平稳时间序列，可用通用ARMA模型（自回归滑动平均模型）及其特殊情况的自回归模型、滑动平均模型或组合-ARMA模型等来进行拟合。</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运用时间序列模型进行线性最优预测与控制，从而制定合理、严谨的推荐指导价格。</w:t>
      </w:r>
    </w:p>
    <w:p w:rsidR="00DF50A7" w:rsidRDefault="00E4561A">
      <w:pPr>
        <w:numPr>
          <w:ilvl w:val="0"/>
          <w:numId w:val="3"/>
        </w:numPr>
        <w:spacing w:line="360" w:lineRule="auto"/>
        <w:ind w:firstLine="420"/>
        <w:rPr>
          <w:rFonts w:ascii="宋体" w:eastAsia="宋体" w:hAnsi="宋体" w:cs="宋体"/>
          <w:sz w:val="24"/>
        </w:rPr>
      </w:pPr>
      <w:r>
        <w:rPr>
          <w:rFonts w:ascii="宋体" w:eastAsia="宋体" w:hAnsi="宋体" w:cs="宋体" w:hint="eastAsia"/>
          <w:sz w:val="24"/>
        </w:rPr>
        <w:t>当数据样本量不足时：</w:t>
      </w:r>
    </w:p>
    <w:p w:rsidR="00DF50A7" w:rsidRDefault="00E4561A">
      <w:pPr>
        <w:spacing w:line="360" w:lineRule="auto"/>
        <w:rPr>
          <w:rFonts w:ascii="宋体" w:eastAsia="宋体" w:hAnsi="宋体" w:cs="宋体"/>
          <w:sz w:val="24"/>
        </w:rPr>
      </w:pPr>
      <w:r>
        <w:rPr>
          <w:rFonts w:ascii="宋体" w:eastAsia="宋体" w:hAnsi="宋体" w:cs="宋体" w:hint="eastAsia"/>
          <w:sz w:val="24"/>
        </w:rPr>
        <w:t xml:space="preserve">    可以通过放宽时间、空间、车型等维度扩充数据，再</w:t>
      </w:r>
      <w:commentRangeStart w:id="1"/>
      <w:r>
        <w:rPr>
          <w:rFonts w:ascii="宋体" w:eastAsia="宋体" w:hAnsi="宋体" w:cs="宋体" w:hint="eastAsia"/>
          <w:sz w:val="24"/>
        </w:rPr>
        <w:t>了、利用</w:t>
      </w:r>
      <w:commentRangeEnd w:id="1"/>
      <w:r w:rsidR="00A14AB7">
        <w:rPr>
          <w:rStyle w:val="ab"/>
        </w:rPr>
        <w:commentReference w:id="1"/>
      </w:r>
      <w:r>
        <w:rPr>
          <w:rFonts w:ascii="宋体" w:eastAsia="宋体" w:hAnsi="宋体" w:cs="宋体" w:hint="eastAsia"/>
          <w:sz w:val="24"/>
        </w:rPr>
        <w:t>时间序列分析模型进行价格预测。</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3.当样本数据稀少且价格波动较为平稳时：</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提供多种价格参数估计，包括点估计、区间估计。</w:t>
      </w:r>
    </w:p>
    <w:p w:rsidR="00C91D3C" w:rsidDel="00C91D3C" w:rsidRDefault="00E4561A" w:rsidP="00C91D3C">
      <w:pPr>
        <w:spacing w:line="360" w:lineRule="auto"/>
        <w:ind w:firstLine="420"/>
        <w:rPr>
          <w:del w:id="2" w:author="Administrator" w:date="2017-08-04T09:00:00Z"/>
          <w:rFonts w:ascii="宋体" w:eastAsia="宋体" w:hAnsi="宋体" w:cs="宋体" w:hint="eastAsia"/>
          <w:sz w:val="24"/>
        </w:rPr>
      </w:pPr>
      <w:r>
        <w:rPr>
          <w:rFonts w:ascii="宋体" w:eastAsia="宋体" w:hAnsi="宋体" w:cs="宋体" w:hint="eastAsia"/>
          <w:sz w:val="24"/>
        </w:rPr>
        <w:t>4.当样本数据稀少且价格波动幅度较大时，可直接进行人工干预。</w:t>
      </w:r>
    </w:p>
    <w:p w:rsidR="00C91D3C" w:rsidRDefault="00C91D3C" w:rsidP="00C91D3C">
      <w:pPr>
        <w:spacing w:line="360" w:lineRule="auto"/>
        <w:ind w:firstLine="420"/>
        <w:rPr>
          <w:ins w:id="3" w:author="Administrator" w:date="2017-08-04T09:05:00Z"/>
          <w:rFonts w:ascii="宋体" w:eastAsia="宋体" w:hAnsi="宋体" w:cs="宋体" w:hint="eastAsia"/>
          <w:sz w:val="24"/>
        </w:rPr>
      </w:pPr>
    </w:p>
    <w:p w:rsidR="00C91D3C" w:rsidRDefault="00C91D3C" w:rsidP="00C91D3C">
      <w:pPr>
        <w:spacing w:line="360" w:lineRule="auto"/>
        <w:ind w:firstLine="420"/>
        <w:rPr>
          <w:ins w:id="4" w:author="Administrator" w:date="2017-08-04T09:00:00Z"/>
          <w:rFonts w:ascii="宋体" w:eastAsia="宋体" w:hAnsi="宋体" w:cs="宋体" w:hint="eastAsia"/>
          <w:sz w:val="24"/>
        </w:rPr>
      </w:pPr>
    </w:p>
    <w:p w:rsidR="00C91D3C" w:rsidRDefault="00C91D3C" w:rsidP="00C91D3C">
      <w:pPr>
        <w:spacing w:line="360" w:lineRule="auto"/>
        <w:ind w:firstLine="420"/>
        <w:rPr>
          <w:ins w:id="5" w:author="Administrator" w:date="2017-08-04T09:02:00Z"/>
          <w:rFonts w:hint="eastAsia"/>
        </w:rPr>
      </w:pPr>
      <w:ins w:id="6" w:author="Administrator" w:date="2017-08-04T09:02:00Z">
        <w:r>
          <w:rPr>
            <w:rFonts w:hint="eastAsia"/>
          </w:rPr>
          <w:t>减损分析：</w:t>
        </w:r>
      </w:ins>
    </w:p>
    <w:p w:rsidR="00C91D3C" w:rsidRDefault="00C91D3C" w:rsidP="00C91D3C">
      <w:pPr>
        <w:spacing w:line="360" w:lineRule="auto"/>
        <w:ind w:firstLine="420"/>
        <w:rPr>
          <w:ins w:id="7" w:author="Administrator" w:date="2017-08-04T09:03:00Z"/>
          <w:rFonts w:hint="eastAsia"/>
        </w:rPr>
      </w:pPr>
      <w:ins w:id="8" w:author="Administrator" w:date="2017-08-04T09:02:00Z">
        <w:r>
          <w:rPr>
            <w:rFonts w:hint="eastAsia"/>
          </w:rPr>
          <w:t>如果参照配件价格模型指导核损，可以有效减少定损金额，相对于系统配件价格，可以减少</w:t>
        </w:r>
      </w:ins>
    </w:p>
    <w:p w:rsidR="00C91D3C" w:rsidRDefault="00C91D3C" w:rsidP="00C91D3C">
      <w:pPr>
        <w:spacing w:line="360" w:lineRule="auto"/>
        <w:ind w:firstLine="420"/>
        <w:rPr>
          <w:ins w:id="9" w:author="Administrator" w:date="2017-08-04T09:08:00Z"/>
          <w:rFonts w:hint="eastAsia"/>
        </w:rPr>
      </w:pPr>
      <m:oMathPara>
        <m:oMath>
          <w:ins w:id="10" w:author="Administrator" w:date="2017-08-04T09:03:00Z">
            <m:r>
              <m:rPr>
                <m:sty m:val="p"/>
              </m:rPr>
              <w:rPr>
                <w:rFonts w:ascii="Cambria Math" w:hAnsi="Cambria Math"/>
              </w:rPr>
              <m:t>减损比例</m:t>
            </m:r>
            <m:r>
              <m:rPr>
                <m:sty m:val="p"/>
              </m:rPr>
              <w:rPr>
                <w:rFonts w:ascii="Cambria Math" w:hAnsi="Cambria Math"/>
              </w:rPr>
              <m:t>=</m:t>
            </m:r>
          </w:ins>
          <m:f>
            <m:fPr>
              <m:ctrlPr>
                <w:ins w:id="11" w:author="Administrator" w:date="2017-08-04T09:05:00Z">
                  <w:rPr>
                    <w:rFonts w:ascii="Cambria Math" w:hAnsi="Cambria Math"/>
                  </w:rPr>
                </w:ins>
              </m:ctrlPr>
            </m:fPr>
            <m:num>
              <m:nary>
                <m:naryPr>
                  <m:chr m:val="∑"/>
                  <m:limLoc m:val="undOvr"/>
                  <m:ctrlPr>
                    <w:ins w:id="12" w:author="Administrator" w:date="2017-08-04T09:07:00Z">
                      <w:rPr>
                        <w:rFonts w:ascii="Cambria Math" w:hAnsi="Cambria Math"/>
                      </w:rPr>
                    </w:ins>
                  </m:ctrlPr>
                </m:naryPr>
                <m:sub>
                  <w:ins w:id="13" w:author="Administrator" w:date="2017-08-04T09:07:00Z">
                    <m:r>
                      <m:rPr>
                        <m:sty m:val="p"/>
                      </m:rPr>
                      <w:rPr>
                        <w:rFonts w:ascii="Cambria Math" w:hAnsi="Cambria Math"/>
                      </w:rPr>
                      <m:t>i=1</m:t>
                    </m:r>
                  </w:ins>
                </m:sub>
                <m:sup>
                  <w:ins w:id="14" w:author="Administrator" w:date="2017-08-04T09:07:00Z">
                    <m:r>
                      <m:rPr>
                        <m:sty m:val="p"/>
                      </m:rPr>
                      <w:rPr>
                        <w:rFonts w:ascii="Cambria Math" w:hAnsi="Cambria Math"/>
                      </w:rPr>
                      <m:t>m</m:t>
                    </m:r>
                  </w:ins>
                </m:sup>
                <m:e>
                  <m:sSub>
                    <m:sSubPr>
                      <m:ctrlPr>
                        <w:ins w:id="15" w:author="Administrator" w:date="2017-08-04T09:07:00Z">
                          <w:rPr>
                            <w:rFonts w:ascii="Cambria Math" w:hAnsi="Cambria Math"/>
                          </w:rPr>
                        </w:ins>
                      </m:ctrlPr>
                    </m:sSubPr>
                    <m:e>
                      <w:ins w:id="16" w:author="Administrator" w:date="2017-08-04T09:07:00Z">
                        <m:r>
                          <m:rPr>
                            <m:sty m:val="p"/>
                          </m:rPr>
                          <w:rPr>
                            <w:rFonts w:ascii="Cambria Math" w:hAnsi="Cambria Math"/>
                          </w:rPr>
                          <m:t>n</m:t>
                        </m:r>
                      </w:ins>
                    </m:e>
                    <m:sub>
                      <w:ins w:id="17" w:author="Administrator" w:date="2017-08-04T09:07:00Z">
                        <m:r>
                          <m:rPr>
                            <m:sty m:val="p"/>
                          </m:rPr>
                          <w:rPr>
                            <w:rFonts w:ascii="Cambria Math" w:hAnsi="Cambria Math"/>
                          </w:rPr>
                          <m:t>i</m:t>
                        </m:r>
                      </w:ins>
                    </m:sub>
                  </m:sSub>
                  <w:ins w:id="18" w:author="Administrator" w:date="2017-08-04T09:07:00Z">
                    <m:r>
                      <m:rPr>
                        <m:sty m:val="p"/>
                      </m:rPr>
                      <w:rPr>
                        <w:rFonts w:ascii="Cambria Math" w:hAnsi="Cambria Math"/>
                      </w:rPr>
                      <m:t>*</m:t>
                    </m:r>
                  </w:ins>
                  <m:sSub>
                    <m:sSubPr>
                      <m:ctrlPr>
                        <w:ins w:id="19" w:author="Administrator" w:date="2017-08-04T09:08:00Z">
                          <w:rPr>
                            <w:rFonts w:ascii="Cambria Math" w:hAnsi="Cambria Math"/>
                          </w:rPr>
                        </w:ins>
                      </m:ctrlPr>
                    </m:sSubPr>
                    <m:e>
                      <w:ins w:id="20" w:author="Administrator" w:date="2017-08-04T09:08:00Z">
                        <m:r>
                          <m:rPr>
                            <m:sty m:val="p"/>
                          </m:rPr>
                          <w:rPr>
                            <w:rFonts w:ascii="Cambria Math" w:hAnsi="Cambria Math"/>
                          </w:rPr>
                          <m:t>p</m:t>
                        </m:r>
                      </w:ins>
                    </m:e>
                    <m:sub>
                      <w:ins w:id="21" w:author="Administrator" w:date="2017-08-04T09:08:00Z">
                        <m:r>
                          <m:rPr>
                            <m:sty m:val="p"/>
                          </m:rPr>
                          <w:rPr>
                            <w:rFonts w:ascii="Cambria Math" w:hAnsi="Cambria Math"/>
                          </w:rPr>
                          <m:t>i</m:t>
                        </m:r>
                      </w:ins>
                    </m:sub>
                  </m:sSub>
                </m:e>
              </m:nary>
            </m:num>
            <m:den>
              <m:nary>
                <m:naryPr>
                  <m:chr m:val="∑"/>
                  <m:limLoc m:val="undOvr"/>
                  <m:ctrlPr>
                    <w:ins w:id="22" w:author="Administrator" w:date="2017-08-04T09:08:00Z">
                      <w:rPr>
                        <w:rFonts w:ascii="Cambria Math" w:hAnsi="Cambria Math"/>
                      </w:rPr>
                    </w:ins>
                  </m:ctrlPr>
                </m:naryPr>
                <m:sub>
                  <w:ins w:id="23" w:author="Administrator" w:date="2017-08-04T09:08:00Z">
                    <m:r>
                      <m:rPr>
                        <m:sty m:val="p"/>
                      </m:rPr>
                      <w:rPr>
                        <w:rFonts w:ascii="Cambria Math" w:hAnsi="Cambria Math"/>
                      </w:rPr>
                      <m:t>i=1</m:t>
                    </m:r>
                  </w:ins>
                </m:sub>
                <m:sup>
                  <w:ins w:id="24" w:author="Administrator" w:date="2017-08-04T09:08:00Z">
                    <m:r>
                      <m:rPr>
                        <m:sty m:val="p"/>
                      </m:rPr>
                      <w:rPr>
                        <w:rFonts w:ascii="Cambria Math" w:hAnsi="Cambria Math"/>
                      </w:rPr>
                      <m:t>m</m:t>
                    </m:r>
                  </w:ins>
                </m:sup>
                <m:e>
                  <m:sSub>
                    <m:sSubPr>
                      <m:ctrlPr>
                        <w:ins w:id="25" w:author="Administrator" w:date="2017-08-04T09:08:00Z">
                          <w:rPr>
                            <w:rFonts w:ascii="Cambria Math" w:hAnsi="Cambria Math"/>
                          </w:rPr>
                        </w:ins>
                      </m:ctrlPr>
                    </m:sSubPr>
                    <m:e>
                      <w:ins w:id="26" w:author="Administrator" w:date="2017-08-04T09:08:00Z">
                        <m:r>
                          <m:rPr>
                            <m:sty m:val="p"/>
                          </m:rPr>
                          <w:rPr>
                            <w:rFonts w:ascii="Cambria Math" w:hAnsi="Cambria Math"/>
                          </w:rPr>
                          <m:t>n</m:t>
                        </m:r>
                      </w:ins>
                    </m:e>
                    <m:sub>
                      <w:ins w:id="27" w:author="Administrator" w:date="2017-08-04T09:08:00Z">
                        <m:r>
                          <m:rPr>
                            <m:sty m:val="p"/>
                          </m:rPr>
                          <w:rPr>
                            <w:rFonts w:ascii="Cambria Math" w:hAnsi="Cambria Math"/>
                          </w:rPr>
                          <m:t>i</m:t>
                        </m:r>
                      </w:ins>
                    </m:sub>
                  </m:sSub>
                  <w:ins w:id="28" w:author="Administrator" w:date="2017-08-04T09:08:00Z">
                    <m:r>
                      <m:rPr>
                        <m:sty m:val="p"/>
                      </m:rPr>
                      <w:rPr>
                        <w:rFonts w:ascii="Cambria Math" w:hAnsi="Cambria Math"/>
                      </w:rPr>
                      <m:t>*</m:t>
                    </m:r>
                  </w:ins>
                  <m:sSub>
                    <m:sSubPr>
                      <m:ctrlPr>
                        <w:ins w:id="29" w:author="Administrator" w:date="2017-08-04T09:08:00Z">
                          <w:rPr>
                            <w:rFonts w:ascii="Cambria Math" w:hAnsi="Cambria Math"/>
                          </w:rPr>
                        </w:ins>
                      </m:ctrlPr>
                    </m:sSubPr>
                    <m:e>
                      <w:ins w:id="30" w:author="Administrator" w:date="2017-08-04T09:08:00Z">
                        <m:r>
                          <m:rPr>
                            <m:sty m:val="p"/>
                          </m:rPr>
                          <w:rPr>
                            <w:rFonts w:ascii="Cambria Math" w:hAnsi="Cambria Math"/>
                          </w:rPr>
                          <m:t>p</m:t>
                        </m:r>
                      </w:ins>
                    </m:e>
                    <m:sub>
                      <w:ins w:id="31" w:author="Administrator" w:date="2017-08-04T09:08:00Z">
                        <m:r>
                          <m:rPr>
                            <m:sty m:val="p"/>
                          </m:rPr>
                          <w:rPr>
                            <w:rFonts w:ascii="Cambria Math" w:hAnsi="Cambria Math"/>
                          </w:rPr>
                          <m:t>i</m:t>
                        </m:r>
                        <m:r>
                          <m:rPr>
                            <m:sty m:val="p"/>
                          </m:rPr>
                          <w:rPr>
                            <w:rFonts w:ascii="Cambria Math" w:hAnsi="Cambria Math"/>
                          </w:rPr>
                          <m:t>0</m:t>
                        </m:r>
                      </w:ins>
                    </m:sub>
                  </m:sSub>
                </m:e>
              </m:nary>
            </m:den>
          </m:f>
        </m:oMath>
      </m:oMathPara>
    </w:p>
    <w:p w:rsidR="00805291" w:rsidRPr="00805291" w:rsidRDefault="00805291" w:rsidP="00805291">
      <w:pPr>
        <w:spacing w:line="360" w:lineRule="auto"/>
        <w:rPr>
          <w:ins w:id="32" w:author="Administrator" w:date="2017-08-04T09:00:00Z"/>
          <w:rFonts w:hint="eastAsia"/>
        </w:rPr>
        <w:pPrChange w:id="33" w:author="Administrator" w:date="2017-08-04T09:10:00Z">
          <w:pPr>
            <w:spacing w:line="360" w:lineRule="auto"/>
            <w:ind w:firstLine="420"/>
          </w:pPr>
        </w:pPrChange>
      </w:pPr>
      <w:ins w:id="34" w:author="Administrator" w:date="2017-08-04T09:10:00Z">
        <w:r>
          <w:rPr>
            <w:rFonts w:hint="eastAsia"/>
          </w:rPr>
          <w:t>p</w:t>
        </w:r>
      </w:ins>
      <w:ins w:id="35" w:author="Administrator" w:date="2017-08-04T09:11:00Z">
        <w:r>
          <w:rPr>
            <w:rFonts w:hint="eastAsia"/>
          </w:rPr>
          <w:t>i</w:t>
        </w:r>
      </w:ins>
      <w:ins w:id="36" w:author="Administrator" w:date="2017-08-04T09:10:00Z">
        <w:r>
          <w:rPr>
            <w:rFonts w:hint="eastAsia"/>
            <w:vertAlign w:val="subscript"/>
          </w:rPr>
          <w:t xml:space="preserve"> </w:t>
        </w:r>
      </w:ins>
      <w:ins w:id="37" w:author="Administrator" w:date="2017-08-04T09:09:00Z">
        <w:r>
          <w:rPr>
            <w:rFonts w:hint="eastAsia"/>
          </w:rPr>
          <w:t>为</w:t>
        </w:r>
      </w:ins>
    </w:p>
    <w:p w:rsidR="00DF50A7" w:rsidRDefault="00E4561A">
      <w:pPr>
        <w:pStyle w:val="4"/>
        <w:spacing w:line="360" w:lineRule="auto"/>
        <w:rPr>
          <w:rFonts w:ascii="宋体" w:eastAsia="宋体" w:hAnsi="宋体" w:cs="宋体"/>
        </w:rPr>
      </w:pPr>
      <w:r>
        <w:rPr>
          <w:rFonts w:ascii="宋体" w:eastAsia="宋体" w:hAnsi="宋体" w:cs="宋体" w:hint="eastAsia"/>
        </w:rPr>
        <w:lastRenderedPageBreak/>
        <w:t>3.4.3风险</w:t>
      </w:r>
      <w:r>
        <w:rPr>
          <w:rStyle w:val="4Char"/>
          <w:rFonts w:ascii="宋体" w:eastAsia="宋体" w:hAnsi="宋体" w:cs="宋体" w:hint="eastAsia"/>
          <w:b/>
          <w:bCs/>
        </w:rPr>
        <w:t>模型</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利用价格模型，对于超出范围的异常情况进行风险管控和警示，从而指导和规范分公司和报核价区域中心的报核价操作，管理和控制业务风险水平。 通过大数据平台的学习，挖掘定损单中配件和配件同时出现的比例，配件和配件内在关联性，配件和工时关系，配件和车型的关联性，配件的价格合理性等，并且计算规则和规则之间的权重，最终对于定损单中相关的风险进行评估和告警。</w:t>
      </w:r>
    </w:p>
    <w:p w:rsidR="00DF50A7" w:rsidRDefault="00E4561A">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163945" cy="2241550"/>
            <wp:effectExtent l="0" t="0" r="0" b="0"/>
            <wp:docPr id="32" name="图片 32" descr="C:\Users\lenovo\AppData\Roaming\Tencent\Users\61914831\QQ\WinTemp\RichOle\QMNZR]F([JL5QTEF76ZPM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AppData\Roaming\Tencent\Users\61914831\QQ\WinTemp\RichOle\QMNZR]F([JL5QTEF76ZPM9S.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171441" cy="2244161"/>
                    </a:xfrm>
                    <a:prstGeom prst="rect">
                      <a:avLst/>
                    </a:prstGeom>
                    <a:noFill/>
                    <a:ln>
                      <a:noFill/>
                    </a:ln>
                  </pic:spPr>
                </pic:pic>
              </a:graphicData>
            </a:graphic>
          </wp:inline>
        </w:drawing>
      </w:r>
    </w:p>
    <w:p w:rsidR="00DF50A7" w:rsidRDefault="00DF50A7">
      <w:pPr>
        <w:spacing w:line="360" w:lineRule="auto"/>
        <w:ind w:firstLineChars="200" w:firstLine="480"/>
        <w:rPr>
          <w:rFonts w:ascii="宋体" w:eastAsia="宋体" w:hAnsi="宋体" w:cs="宋体"/>
          <w:sz w:val="24"/>
        </w:rPr>
      </w:pPr>
    </w:p>
    <w:p w:rsidR="00DF50A7" w:rsidRDefault="00E4561A">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127750" cy="2611755"/>
            <wp:effectExtent l="0" t="0" r="0" b="0"/>
            <wp:docPr id="31" name="图片 31" descr="C:\Users\lenovo\AppData\Roaming\Tencent\Users\61914831\QQ\WinTemp\RichOle\C)6~J2F0E6$ZV[G5QGN_G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AppData\Roaming\Tencent\Users\61914831\QQ\WinTemp\RichOle\C)6~J2F0E6$ZV[G5QGN_GXL.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151900" cy="2622069"/>
                    </a:xfrm>
                    <a:prstGeom prst="rect">
                      <a:avLst/>
                    </a:prstGeom>
                    <a:noFill/>
                    <a:ln>
                      <a:noFill/>
                    </a:ln>
                  </pic:spPr>
                </pic:pic>
              </a:graphicData>
            </a:graphic>
          </wp:inline>
        </w:drawing>
      </w:r>
    </w:p>
    <w:p w:rsidR="00DF50A7" w:rsidRDefault="00E4561A">
      <w:pPr>
        <w:spacing w:line="360" w:lineRule="auto"/>
        <w:rPr>
          <w:rFonts w:ascii="宋体" w:eastAsia="宋体" w:hAnsi="宋体" w:cs="宋体"/>
        </w:rPr>
      </w:pPr>
      <w:r>
        <w:rPr>
          <w:rFonts w:ascii="宋体" w:eastAsia="宋体" w:hAnsi="宋体" w:cs="宋体" w:hint="eastAsia"/>
        </w:rPr>
        <w:t xml:space="preserve">       </w:t>
      </w:r>
    </w:p>
    <w:p w:rsidR="00DF50A7" w:rsidRDefault="00E4561A">
      <w:pPr>
        <w:pStyle w:val="4"/>
        <w:spacing w:line="360" w:lineRule="auto"/>
        <w:rPr>
          <w:rFonts w:ascii="宋体" w:eastAsia="宋体" w:hAnsi="宋体" w:cs="宋体"/>
        </w:rPr>
      </w:pPr>
      <w:r>
        <w:rPr>
          <w:rFonts w:ascii="宋体" w:eastAsia="宋体" w:hAnsi="宋体" w:cs="宋体" w:hint="eastAsia"/>
        </w:rPr>
        <w:t xml:space="preserve">3.4.4整案模型 </w:t>
      </w:r>
    </w:p>
    <w:p w:rsidR="00DF50A7" w:rsidRDefault="00E4561A">
      <w:pPr>
        <w:pStyle w:val="152"/>
        <w:rPr>
          <w:rFonts w:ascii="宋体" w:hAnsi="宋体"/>
          <w:szCs w:val="24"/>
        </w:rPr>
      </w:pPr>
      <w:r>
        <w:rPr>
          <w:rFonts w:ascii="宋体" w:hAnsi="宋体" w:hint="eastAsia"/>
          <w:szCs w:val="24"/>
        </w:rPr>
        <w:t>在保险行业车险理赔相关领域，一直都存在定损难、管控难等问题，信息标</w:t>
      </w:r>
      <w:r>
        <w:rPr>
          <w:rFonts w:ascii="宋体" w:hAnsi="宋体" w:hint="eastAsia"/>
          <w:szCs w:val="24"/>
        </w:rPr>
        <w:lastRenderedPageBreak/>
        <w:t>准化尚未在车险行业普遍应用是其主要原因之一。对于理赔定损数据的分析，仅从提取案件特征、多维度分析并不能十分准确地反映整个案件所呈现的全部信息，更难以将各个案件之间的隐含关系联系起来。因此，从整案分析的角度出发，对于案件的分析、数据的分析都有着极大的指导作用。具体可分为以下四个方面：</w:t>
      </w:r>
    </w:p>
    <w:p w:rsidR="00DF50A7" w:rsidRDefault="00E4561A">
      <w:pPr>
        <w:pStyle w:val="152"/>
        <w:numPr>
          <w:ilvl w:val="0"/>
          <w:numId w:val="4"/>
        </w:numPr>
        <w:rPr>
          <w:rFonts w:ascii="宋体" w:hAnsi="宋体"/>
          <w:szCs w:val="24"/>
        </w:rPr>
      </w:pPr>
      <w:r>
        <w:rPr>
          <w:rFonts w:ascii="宋体" w:hAnsi="宋体" w:hint="eastAsia"/>
          <w:szCs w:val="24"/>
        </w:rPr>
        <w:t>.对理赔作业过程中的口语化不规则数据，进行标准化处理，提取事故损失特征向量，通过历史样本的挖掘分析及理赔信息的内部约束关联等进行逻辑推理，建立一套多级关联的车险事故损失模型，并为每个模型给出提供合理的理赔金额区间。基于此套处理体系建立的智能化平台，可为车险理赔行业的定损、审核等环节提供更加精确高效的后台作业支撑。</w:t>
      </w:r>
    </w:p>
    <w:p w:rsidR="00DF50A7" w:rsidRDefault="00E4561A">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4105275" cy="2157730"/>
            <wp:effectExtent l="0" t="0" r="9525" b="13970"/>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21" cstate="print"/>
                    <a:stretch>
                      <a:fillRect/>
                    </a:stretch>
                  </pic:blipFill>
                  <pic:spPr>
                    <a:xfrm>
                      <a:off x="0" y="0"/>
                      <a:ext cx="4105275" cy="2157730"/>
                    </a:xfrm>
                    <a:prstGeom prst="rect">
                      <a:avLst/>
                    </a:prstGeom>
                  </pic:spPr>
                </pic:pic>
              </a:graphicData>
            </a:graphic>
          </wp:inline>
        </w:drawing>
      </w:r>
    </w:p>
    <w:p w:rsidR="00DF50A7" w:rsidRDefault="00E4561A">
      <w:pPr>
        <w:pStyle w:val="152"/>
        <w:numPr>
          <w:ilvl w:val="0"/>
          <w:numId w:val="4"/>
        </w:numPr>
        <w:jc w:val="center"/>
        <w:rPr>
          <w:rFonts w:ascii="宋体" w:hAnsi="宋体"/>
          <w:szCs w:val="24"/>
        </w:rPr>
      </w:pPr>
      <w:r>
        <w:rPr>
          <w:rFonts w:ascii="宋体" w:hAnsi="宋体" w:hint="eastAsia"/>
          <w:szCs w:val="24"/>
        </w:rPr>
        <w:t>.在事故信息标准化方面，通过对千万级的车险、汽配、汽修相关专业词汇进行充分的分析归纳，提出了一个基于语义网络、跨领域的关联逻辑推理方法，通过引入本体特征字符集，构造输入输出之间的映射空间，使原始输入的不规则事故信息在语义层面上得到精准的智能化匹配描述。</w:t>
      </w:r>
      <w:r>
        <w:rPr>
          <w:rFonts w:ascii="宋体" w:hAnsi="宋体" w:hint="eastAsia"/>
          <w:szCs w:val="24"/>
          <w:lang w:val="zh-TW" w:eastAsia="zh-TW"/>
        </w:rPr>
        <w:t>比如输入</w:t>
      </w:r>
      <w:r>
        <w:rPr>
          <w:rFonts w:ascii="宋体" w:hAnsi="宋体" w:hint="eastAsia"/>
          <w:szCs w:val="24"/>
        </w:rPr>
        <w:t>“</w:t>
      </w:r>
      <w:proofErr w:type="spellStart"/>
      <w:r>
        <w:rPr>
          <w:rFonts w:ascii="宋体" w:hAnsi="宋体" w:hint="eastAsia"/>
          <w:szCs w:val="24"/>
        </w:rPr>
        <w:t>qb</w:t>
      </w:r>
      <w:proofErr w:type="spellEnd"/>
      <w:r>
        <w:rPr>
          <w:rFonts w:ascii="宋体" w:hAnsi="宋体" w:hint="eastAsia"/>
          <w:szCs w:val="24"/>
        </w:rPr>
        <w:t>”</w:t>
      </w:r>
      <w:r>
        <w:rPr>
          <w:rFonts w:ascii="宋体" w:hAnsi="宋体" w:hint="eastAsia"/>
          <w:szCs w:val="24"/>
          <w:lang w:val="zh-TW" w:eastAsia="zh-TW"/>
        </w:rPr>
        <w:t>（前保）显</w:t>
      </w:r>
    </w:p>
    <w:p w:rsidR="00DF50A7" w:rsidRDefault="00E4561A">
      <w:pPr>
        <w:pStyle w:val="152"/>
        <w:ind w:firstLineChars="0" w:firstLine="0"/>
        <w:rPr>
          <w:rFonts w:ascii="宋体" w:hAnsi="宋体"/>
          <w:szCs w:val="24"/>
        </w:rPr>
      </w:pPr>
      <w:r>
        <w:rPr>
          <w:rFonts w:ascii="宋体" w:hAnsi="宋体" w:hint="eastAsia"/>
          <w:szCs w:val="24"/>
        </w:rPr>
        <w:t>示的结果是前保险杠；输入“</w:t>
      </w:r>
      <w:proofErr w:type="spellStart"/>
      <w:r>
        <w:rPr>
          <w:rFonts w:ascii="宋体" w:hAnsi="宋体" w:hint="eastAsia"/>
          <w:szCs w:val="24"/>
        </w:rPr>
        <w:t>yj</w:t>
      </w:r>
      <w:proofErr w:type="spellEnd"/>
      <w:r>
        <w:rPr>
          <w:rFonts w:ascii="宋体" w:hAnsi="宋体" w:hint="eastAsia"/>
          <w:szCs w:val="24"/>
        </w:rPr>
        <w:t>”（羊角）显示的结果是转向节。</w:t>
      </w:r>
    </w:p>
    <w:p w:rsidR="00DF50A7" w:rsidRDefault="00E4561A">
      <w:pPr>
        <w:pStyle w:val="152"/>
        <w:ind w:firstLineChars="0" w:firstLine="0"/>
        <w:jc w:val="center"/>
        <w:rPr>
          <w:rFonts w:ascii="宋体" w:hAnsi="宋体"/>
          <w:szCs w:val="24"/>
        </w:rPr>
      </w:pPr>
      <w:r>
        <w:rPr>
          <w:rFonts w:ascii="宋体" w:hAnsi="宋体" w:hint="eastAsia"/>
          <w:szCs w:val="24"/>
          <w:lang w:val="zh-TW" w:eastAsia="zh-TW"/>
        </w:rPr>
        <w:br/>
      </w:r>
      <w:r>
        <w:rPr>
          <w:rFonts w:ascii="宋体" w:hAnsi="宋体" w:hint="eastAsia"/>
          <w:noProof/>
          <w:szCs w:val="24"/>
        </w:rPr>
        <w:lastRenderedPageBreak/>
        <w:drawing>
          <wp:inline distT="0" distB="0" distL="114300" distR="114300">
            <wp:extent cx="4104005" cy="2472055"/>
            <wp:effectExtent l="0" t="0" r="10795" b="4445"/>
            <wp:docPr id="26" name="图片 2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4"/>
                    <pic:cNvPicPr>
                      <a:picLocks noChangeAspect="1"/>
                    </pic:cNvPicPr>
                  </pic:nvPicPr>
                  <pic:blipFill>
                    <a:blip r:embed="rId22" cstate="print"/>
                    <a:stretch>
                      <a:fillRect/>
                    </a:stretch>
                  </pic:blipFill>
                  <pic:spPr>
                    <a:xfrm>
                      <a:off x="0" y="0"/>
                      <a:ext cx="4104005" cy="2472055"/>
                    </a:xfrm>
                    <a:prstGeom prst="rect">
                      <a:avLst/>
                    </a:prstGeom>
                  </pic:spPr>
                </pic:pic>
              </a:graphicData>
            </a:graphic>
          </wp:inline>
        </w:drawing>
      </w:r>
    </w:p>
    <w:p w:rsidR="00DF50A7" w:rsidRDefault="00E4561A">
      <w:pPr>
        <w:pStyle w:val="152"/>
        <w:numPr>
          <w:ilvl w:val="0"/>
          <w:numId w:val="5"/>
        </w:numPr>
        <w:rPr>
          <w:rFonts w:ascii="宋体" w:hAnsi="宋体"/>
          <w:szCs w:val="24"/>
        </w:rPr>
      </w:pPr>
      <w:r>
        <w:rPr>
          <w:rFonts w:ascii="宋体" w:hAnsi="宋体" w:hint="eastAsia"/>
          <w:szCs w:val="24"/>
        </w:rPr>
        <w:t>.在事故损失模式识别方面，对事故损失样本提取出一套符合车险事故损失情况的特征向量集。对历史样本进行特征选择和迭代学习，并应用贝叶斯网络分类器进行类别输出，从而匹配出历史同类型案例，用以支持理赔结果的风险识别及控制。</w:t>
      </w:r>
    </w:p>
    <w:p w:rsidR="00DF50A7" w:rsidRDefault="00E4561A">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3783330" cy="2618105"/>
            <wp:effectExtent l="0" t="0" r="7620" b="10795"/>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3"/>
                    <pic:cNvPicPr>
                      <a:picLocks noChangeAspect="1"/>
                    </pic:cNvPicPr>
                  </pic:nvPicPr>
                  <pic:blipFill>
                    <a:blip r:embed="rId23" cstate="print"/>
                    <a:stretch>
                      <a:fillRect/>
                    </a:stretch>
                  </pic:blipFill>
                  <pic:spPr>
                    <a:xfrm>
                      <a:off x="0" y="0"/>
                      <a:ext cx="3783330" cy="2618105"/>
                    </a:xfrm>
                    <a:prstGeom prst="rect">
                      <a:avLst/>
                    </a:prstGeom>
                  </pic:spPr>
                </pic:pic>
              </a:graphicData>
            </a:graphic>
          </wp:inline>
        </w:drawing>
      </w:r>
    </w:p>
    <w:p w:rsidR="00DF50A7" w:rsidRDefault="00E4561A">
      <w:pPr>
        <w:pStyle w:val="152"/>
        <w:ind w:firstLineChars="0" w:firstLine="0"/>
        <w:jc w:val="center"/>
        <w:rPr>
          <w:rFonts w:ascii="宋体" w:hAnsi="宋体"/>
          <w:szCs w:val="24"/>
        </w:rPr>
      </w:pPr>
      <w:r>
        <w:rPr>
          <w:rFonts w:ascii="宋体" w:hAnsi="宋体" w:hint="eastAsia"/>
          <w:noProof/>
          <w:szCs w:val="24"/>
        </w:rPr>
        <w:lastRenderedPageBreak/>
        <w:drawing>
          <wp:inline distT="0" distB="0" distL="114300" distR="114300">
            <wp:extent cx="4104005" cy="2781935"/>
            <wp:effectExtent l="0" t="0" r="10795" b="18415"/>
            <wp:docPr id="27" name="图片 2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1"/>
                    <pic:cNvPicPr>
                      <a:picLocks noChangeAspect="1"/>
                    </pic:cNvPicPr>
                  </pic:nvPicPr>
                  <pic:blipFill>
                    <a:blip r:embed="rId24" cstate="print"/>
                    <a:stretch>
                      <a:fillRect/>
                    </a:stretch>
                  </pic:blipFill>
                  <pic:spPr>
                    <a:xfrm>
                      <a:off x="0" y="0"/>
                      <a:ext cx="4104005" cy="2781935"/>
                    </a:xfrm>
                    <a:prstGeom prst="rect">
                      <a:avLst/>
                    </a:prstGeom>
                  </pic:spPr>
                </pic:pic>
              </a:graphicData>
            </a:graphic>
          </wp:inline>
        </w:drawing>
      </w:r>
    </w:p>
    <w:p w:rsidR="00DF50A7" w:rsidRDefault="00E4561A">
      <w:pPr>
        <w:pStyle w:val="4"/>
        <w:spacing w:line="360" w:lineRule="auto"/>
        <w:rPr>
          <w:rFonts w:ascii="宋体" w:eastAsia="宋体" w:hAnsi="宋体" w:cs="宋体"/>
        </w:rPr>
      </w:pPr>
      <w:r>
        <w:rPr>
          <w:rFonts w:ascii="宋体" w:eastAsia="宋体" w:hAnsi="宋体" w:cs="宋体" w:hint="eastAsia"/>
        </w:rPr>
        <w:t>3.4.5整案分析</w:t>
      </w:r>
    </w:p>
    <w:p w:rsidR="00DF50A7" w:rsidRDefault="00E4561A">
      <w:pPr>
        <w:pStyle w:val="152"/>
        <w:rPr>
          <w:rFonts w:ascii="宋体" w:hAnsi="宋体"/>
          <w:szCs w:val="24"/>
        </w:rPr>
      </w:pPr>
      <w:r>
        <w:rPr>
          <w:rFonts w:ascii="宋体" w:hAnsi="宋体" w:hint="eastAsia"/>
          <w:szCs w:val="24"/>
        </w:rPr>
        <w:t>赔估值方面，根据系统内置的定损运算模板结合专家经验值，对海量实际数据进行监督训练，改造出适用于车险理赔估值的神经网络算法，并通过敏感性分析和自动校正，得到符合实际的事故理赔估值置信区间,用以支持定损作业及审核决策。</w:t>
      </w:r>
    </w:p>
    <w:p w:rsidR="00DF50A7" w:rsidRDefault="00E4561A">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4104005" cy="2637790"/>
            <wp:effectExtent l="0" t="0" r="10795" b="10160"/>
            <wp:docPr id="24" name="图片 24" descr="QQ截图2017072010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720104004"/>
                    <pic:cNvPicPr>
                      <a:picLocks noChangeAspect="1"/>
                    </pic:cNvPicPr>
                  </pic:nvPicPr>
                  <pic:blipFill>
                    <a:blip r:embed="rId25" cstate="print"/>
                    <a:stretch>
                      <a:fillRect/>
                    </a:stretch>
                  </pic:blipFill>
                  <pic:spPr>
                    <a:xfrm>
                      <a:off x="0" y="0"/>
                      <a:ext cx="4104005" cy="2637790"/>
                    </a:xfrm>
                    <a:prstGeom prst="rect">
                      <a:avLst/>
                    </a:prstGeom>
                  </pic:spPr>
                </pic:pic>
              </a:graphicData>
            </a:graphic>
          </wp:inline>
        </w:drawing>
      </w:r>
    </w:p>
    <w:p w:rsidR="00DF50A7" w:rsidRDefault="00DF50A7">
      <w:pPr>
        <w:spacing w:line="360" w:lineRule="auto"/>
        <w:rPr>
          <w:rFonts w:ascii="宋体" w:eastAsia="宋体" w:hAnsi="宋体" w:cs="宋体"/>
        </w:rPr>
      </w:pPr>
    </w:p>
    <w:p w:rsidR="00DF50A7" w:rsidRDefault="00DF50A7">
      <w:pPr>
        <w:spacing w:line="360" w:lineRule="auto"/>
        <w:ind w:firstLine="420"/>
        <w:jc w:val="center"/>
        <w:rPr>
          <w:rFonts w:ascii="宋体" w:eastAsia="宋体" w:hAnsi="宋体" w:cs="宋体"/>
        </w:rPr>
      </w:pPr>
    </w:p>
    <w:p w:rsidR="00DF50A7" w:rsidRDefault="00DF50A7">
      <w:pPr>
        <w:spacing w:line="360" w:lineRule="auto"/>
        <w:ind w:firstLine="420"/>
        <w:jc w:val="center"/>
        <w:rPr>
          <w:rFonts w:ascii="宋体" w:eastAsia="宋体" w:hAnsi="宋体" w:cs="宋体"/>
        </w:rPr>
      </w:pPr>
    </w:p>
    <w:p w:rsidR="00DF50A7" w:rsidRDefault="00E4561A">
      <w:pPr>
        <w:pStyle w:val="3"/>
        <w:spacing w:line="360" w:lineRule="auto"/>
        <w:rPr>
          <w:rFonts w:ascii="宋体" w:eastAsia="宋体" w:hAnsi="宋体" w:cs="宋体"/>
        </w:rPr>
      </w:pPr>
      <w:r>
        <w:rPr>
          <w:rFonts w:ascii="宋体" w:eastAsia="宋体" w:hAnsi="宋体" w:cs="宋体" w:hint="eastAsia"/>
        </w:rPr>
        <w:lastRenderedPageBreak/>
        <w:t>3.5建立动态指标</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结合配件价格多维分析结果、指导价格模型，建立分公司各项动态指标：汽车配件价格指数、配件价格异常比例、配件引用频率</w:t>
      </w:r>
      <w:commentRangeStart w:id="38"/>
      <w:r>
        <w:rPr>
          <w:rFonts w:ascii="宋体" w:eastAsia="宋体" w:hAnsi="宋体" w:cs="宋体" w:hint="eastAsia"/>
          <w:sz w:val="24"/>
        </w:rPr>
        <w:t>、、</w:t>
      </w:r>
      <w:commentRangeEnd w:id="38"/>
      <w:r w:rsidR="00002448">
        <w:rPr>
          <w:rStyle w:val="ab"/>
        </w:rPr>
        <w:commentReference w:id="38"/>
      </w:r>
      <w:r>
        <w:rPr>
          <w:rFonts w:ascii="宋体" w:eastAsia="宋体" w:hAnsi="宋体" w:cs="宋体" w:hint="eastAsia"/>
          <w:sz w:val="24"/>
        </w:rPr>
        <w:t>配件车价比指数等指导性指标，观察监控理赔配件价格的变化和相关分公司政策执行情况，形成KPI指标展示各分公司配件理赔优劣情况。</w:t>
      </w:r>
    </w:p>
    <w:p w:rsidR="00DF50A7" w:rsidRDefault="00E4561A">
      <w:pPr>
        <w:spacing w:line="360" w:lineRule="auto"/>
        <w:ind w:firstLineChars="200" w:firstLine="420"/>
        <w:jc w:val="center"/>
        <w:rPr>
          <w:rFonts w:ascii="宋体" w:eastAsia="宋体" w:hAnsi="宋体" w:cs="宋体"/>
        </w:rPr>
      </w:pPr>
      <w:r>
        <w:rPr>
          <w:rFonts w:ascii="宋体" w:eastAsia="宋体" w:hAnsi="宋体" w:cs="宋体" w:hint="eastAsia"/>
          <w:noProof/>
        </w:rPr>
        <w:drawing>
          <wp:inline distT="0" distB="0" distL="114300" distR="114300">
            <wp:extent cx="4629150" cy="1395095"/>
            <wp:effectExtent l="38100" t="0" r="19050" b="0"/>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F50A7" w:rsidRDefault="00E4561A">
      <w:pPr>
        <w:pStyle w:val="4"/>
        <w:spacing w:line="360" w:lineRule="auto"/>
        <w:rPr>
          <w:rFonts w:ascii="宋体" w:eastAsia="宋体" w:hAnsi="宋体" w:cs="宋体"/>
        </w:rPr>
      </w:pPr>
      <w:r>
        <w:rPr>
          <w:rFonts w:ascii="宋体" w:eastAsia="宋体" w:hAnsi="宋体" w:cs="宋体" w:hint="eastAsia"/>
        </w:rPr>
        <w:t>3.5.1汽车配件价格指数</w:t>
      </w:r>
    </w:p>
    <w:p w:rsidR="00DF50A7" w:rsidRDefault="00E4561A">
      <w:pPr>
        <w:spacing w:line="360" w:lineRule="auto"/>
        <w:ind w:firstLine="420"/>
        <w:rPr>
          <w:rFonts w:ascii="宋体" w:eastAsia="宋体" w:hAnsi="宋体" w:cs="宋体"/>
          <w:sz w:val="24"/>
        </w:rPr>
      </w:pPr>
      <w:r>
        <w:rPr>
          <w:rFonts w:ascii="宋体" w:eastAsia="宋体" w:hAnsi="宋体" w:cs="宋体" w:hint="eastAsia"/>
          <w:sz w:val="24"/>
        </w:rPr>
        <w:t>汽车配件价格指数是参考了股票价格指数的编制原理，是反映不同时期一组商品（服务项目）价格水平的变化方向、趋势和程度的经济指标，通常以报告期和基期相对比的相对数来表示。具体步骤如下</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维度表建立</w:t>
      </w:r>
      <w:r>
        <w:rPr>
          <w:rFonts w:ascii="宋体" w:eastAsia="宋体" w:hAnsi="宋体" w:cs="宋体" w:hint="eastAsia"/>
          <w:b/>
          <w:bCs/>
          <w:sz w:val="24"/>
        </w:rPr>
        <w:t>：</w:t>
      </w:r>
      <w:r>
        <w:rPr>
          <w:rFonts w:ascii="宋体" w:eastAsia="宋体" w:hAnsi="宋体" w:cs="宋体" w:hint="eastAsia"/>
          <w:sz w:val="24"/>
        </w:rPr>
        <w:t>提取两年的年度数据作为基准表，选取常出险前10个品牌车和前20种配件</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数据刷选：剔除一些异常值（价格异常高或异常低），保留平均价格上下30%的数据：</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配件价格确定：对同一月的同品牌的同一种配件的多次价格的记录求均值作为该品牌该配件在这个月的价格，由此可以得到不同品牌所有配件在这个月的价格。</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配件权重的确定：以不同配件换件次数的占比（即不同配件的换件次数/总换件次数）作为不同配件的权数。</w:t>
      </w:r>
    </w:p>
    <w:p w:rsidR="00DF50A7" w:rsidRDefault="00E4561A">
      <w:pPr>
        <w:spacing w:line="360" w:lineRule="auto"/>
        <w:ind w:firstLineChars="200" w:firstLine="480"/>
        <w:jc w:val="left"/>
        <w:rPr>
          <w:rFonts w:ascii="宋体" w:eastAsia="宋体" w:hAnsi="宋体" w:cs="宋体"/>
        </w:rPr>
      </w:pPr>
      <w:r>
        <w:rPr>
          <w:rFonts w:ascii="宋体" w:eastAsia="宋体" w:hAnsi="宋体" w:cs="宋体" w:hint="eastAsia"/>
          <w:sz w:val="24"/>
        </w:rPr>
        <w:t>配件价格指数算法：</w:t>
      </w:r>
      <w:r w:rsidR="00E04AB4">
        <w:fldChar w:fldCharType="begin"/>
      </w:r>
      <w:r w:rsidR="00E04AB4">
        <w:instrText>HYPERLINK "http://www.bdtjj.com.cn/uploadfile/png/2007-8/2007823152310120.png" \t "http://blog.sina.com.cn/s/_blank" \o "</w:instrText>
      </w:r>
      <w:r w:rsidR="00E04AB4">
        <w:instrText>点击图片看全图</w:instrText>
      </w:r>
      <w:r w:rsidR="00E04AB4">
        <w:instrText>"</w:instrText>
      </w:r>
      <w:r w:rsidR="00E04AB4">
        <w:fldChar w:fldCharType="separate"/>
      </w:r>
      <w:r w:rsidR="00E04AB4">
        <w:fldChar w:fldCharType="end"/>
      </w:r>
    </w:p>
    <w:p w:rsidR="00DF50A7" w:rsidRDefault="00DF50A7">
      <w:pPr>
        <w:spacing w:line="360" w:lineRule="auto"/>
        <w:ind w:firstLineChars="200" w:firstLine="420"/>
        <w:jc w:val="center"/>
        <w:rPr>
          <w:rFonts w:ascii="宋体" w:eastAsia="宋体" w:hAnsi="宋体" w:cs="宋体"/>
        </w:rPr>
      </w:pPr>
      <w:r w:rsidRPr="00DF50A7">
        <w:rPr>
          <w:rFonts w:ascii="宋体" w:eastAsia="宋体" w:hAnsi="宋体" w:cs="宋体" w:hint="eastAsia"/>
          <w:position w:val="-32"/>
        </w:rPr>
        <w:object w:dxaOrig="351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95pt;height:38.2pt" o:ole="">
            <v:imagedata r:id="rId31" o:title=""/>
          </v:shape>
          <o:OLEObject Type="Embed" ProgID="Equations" ShapeID="_x0000_i1025" DrawAspect="Content" ObjectID="_1563343105" r:id="rId32"/>
        </w:object>
      </w:r>
    </w:p>
    <w:p w:rsidR="00DF50A7" w:rsidRDefault="00E4561A">
      <w:pPr>
        <w:spacing w:line="360" w:lineRule="auto"/>
        <w:ind w:firstLineChars="200" w:firstLine="420"/>
        <w:jc w:val="left"/>
        <w:rPr>
          <w:rFonts w:ascii="宋体" w:eastAsia="宋体" w:hAnsi="宋体" w:cs="宋体"/>
        </w:rPr>
      </w:pPr>
      <w:r>
        <w:rPr>
          <w:rFonts w:ascii="宋体" w:eastAsia="宋体" w:hAnsi="宋体" w:cs="宋体" w:hint="eastAsia"/>
          <w:i/>
        </w:rPr>
        <w:t>P</w:t>
      </w:r>
      <w:r>
        <w:rPr>
          <w:rFonts w:ascii="宋体" w:eastAsia="宋体" w:hAnsi="宋体" w:cs="宋体" w:hint="eastAsia"/>
          <w:i/>
          <w:vertAlign w:val="subscript"/>
        </w:rPr>
        <w:t>1</w:t>
      </w:r>
      <w:r>
        <w:rPr>
          <w:rFonts w:ascii="宋体" w:eastAsia="宋体" w:hAnsi="宋体" w:cs="宋体" w:hint="eastAsia"/>
        </w:rPr>
        <w:t>为报告期所有抽选的n种商品的价格,</w:t>
      </w:r>
      <w:r>
        <w:rPr>
          <w:rFonts w:ascii="宋体" w:eastAsia="宋体" w:hAnsi="宋体" w:cs="宋体" w:hint="eastAsia"/>
          <w:i/>
        </w:rPr>
        <w:t>p</w:t>
      </w:r>
      <w:r>
        <w:rPr>
          <w:rFonts w:ascii="宋体" w:eastAsia="宋体" w:hAnsi="宋体" w:cs="宋体" w:hint="eastAsia"/>
          <w:i/>
          <w:vertAlign w:val="subscript"/>
        </w:rPr>
        <w:t>0</w:t>
      </w:r>
      <w:r>
        <w:rPr>
          <w:rFonts w:ascii="宋体" w:eastAsia="宋体" w:hAnsi="宋体" w:cs="宋体" w:hint="eastAsia"/>
        </w:rPr>
        <w:t>为基期这些商品的价格，q为权重。</w:t>
      </w:r>
    </w:p>
    <w:p w:rsidR="00DF50A7" w:rsidRDefault="00E4561A">
      <w:pPr>
        <w:spacing w:line="360" w:lineRule="auto"/>
        <w:ind w:firstLineChars="200" w:firstLine="420"/>
        <w:jc w:val="left"/>
        <w:rPr>
          <w:rFonts w:ascii="宋体" w:eastAsia="宋体" w:hAnsi="宋体" w:cs="宋体"/>
        </w:rPr>
      </w:pPr>
      <w:r>
        <w:rPr>
          <w:rFonts w:ascii="宋体" w:eastAsia="宋体" w:hAnsi="宋体" w:cs="宋体" w:hint="eastAsia"/>
          <w:noProof/>
        </w:rPr>
        <w:lastRenderedPageBreak/>
        <w:drawing>
          <wp:inline distT="0" distB="0" distL="114300" distR="114300">
            <wp:extent cx="4790440" cy="2496185"/>
            <wp:effectExtent l="4445" t="4445" r="5715" b="13970"/>
            <wp:docPr id="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F50A7" w:rsidRDefault="00E4561A">
      <w:pPr>
        <w:pStyle w:val="4"/>
        <w:spacing w:line="360" w:lineRule="auto"/>
        <w:rPr>
          <w:rFonts w:ascii="宋体" w:eastAsia="宋体" w:hAnsi="宋体" w:cs="宋体"/>
        </w:rPr>
      </w:pPr>
      <w:r>
        <w:rPr>
          <w:rFonts w:ascii="宋体" w:eastAsia="宋体" w:hAnsi="宋体" w:cs="宋体" w:hint="eastAsia"/>
        </w:rPr>
        <w:t>3.5.2价格异常比例率</w:t>
      </w:r>
    </w:p>
    <w:p w:rsidR="00DF50A7" w:rsidRDefault="00E4561A">
      <w:pPr>
        <w:spacing w:line="360" w:lineRule="auto"/>
        <w:ind w:firstLineChars="236" w:firstLine="566"/>
        <w:jc w:val="left"/>
        <w:rPr>
          <w:rFonts w:ascii="宋体" w:eastAsia="宋体" w:hAnsi="宋体" w:cs="宋体"/>
          <w:sz w:val="24"/>
        </w:rPr>
      </w:pPr>
      <w:r>
        <w:rPr>
          <w:rFonts w:ascii="宋体" w:eastAsia="宋体" w:hAnsi="宋体" w:cs="宋体" w:hint="eastAsia"/>
          <w:sz w:val="24"/>
        </w:rPr>
        <w:t>根据数据分析和价格模型，计算分公司区间内的配件异常数量，根据该数量计算异常配件在全部配件中的比例</w:t>
      </w:r>
    </w:p>
    <w:p w:rsidR="00DF50A7" w:rsidRDefault="00DF50A7">
      <w:pPr>
        <w:spacing w:line="360" w:lineRule="auto"/>
        <w:ind w:leftChars="200" w:left="420"/>
        <w:jc w:val="center"/>
        <w:rPr>
          <w:rFonts w:ascii="宋体" w:eastAsia="宋体" w:hAnsi="宋体" w:cs="宋体"/>
          <w:sz w:val="24"/>
        </w:rPr>
      </w:pPr>
      <w:r w:rsidRPr="00DF50A7">
        <w:rPr>
          <w:rFonts w:ascii="宋体" w:eastAsia="宋体" w:hAnsi="宋体" w:cs="宋体" w:hint="eastAsia"/>
          <w:sz w:val="24"/>
        </w:rPr>
        <w:object w:dxaOrig="2940" w:dyaOrig="620">
          <v:shape id="_x0000_i1026" type="#_x0000_t75" style="width:147.15pt;height:31.3pt" o:ole="">
            <v:imagedata r:id="rId34" o:title=""/>
          </v:shape>
          <o:OLEObject Type="Embed" ProgID="Equations" ShapeID="_x0000_i1026" DrawAspect="Content" ObjectID="_1563343106" r:id="rId35"/>
        </w:object>
      </w:r>
    </w:p>
    <w:p w:rsidR="00DF50A7" w:rsidRDefault="00E4561A">
      <w:pPr>
        <w:spacing w:line="360" w:lineRule="auto"/>
        <w:rPr>
          <w:rFonts w:ascii="宋体" w:eastAsia="宋体" w:hAnsi="宋体" w:cs="宋体"/>
          <w:sz w:val="24"/>
        </w:rPr>
      </w:pPr>
      <w:r>
        <w:rPr>
          <w:rFonts w:ascii="宋体" w:eastAsia="宋体" w:hAnsi="宋体" w:cs="宋体" w:hint="eastAsia"/>
          <w:sz w:val="24"/>
        </w:rPr>
        <w:t>n</w:t>
      </w:r>
      <w:r>
        <w:rPr>
          <w:rFonts w:ascii="宋体" w:eastAsia="宋体" w:hAnsi="宋体" w:cs="宋体" w:hint="eastAsia"/>
          <w:sz w:val="24"/>
          <w:vertAlign w:val="subscript"/>
        </w:rPr>
        <w:t>u</w:t>
      </w:r>
      <w:r>
        <w:rPr>
          <w:rFonts w:ascii="宋体" w:eastAsia="宋体" w:hAnsi="宋体" w:cs="宋体" w:hint="eastAsia"/>
          <w:sz w:val="24"/>
        </w:rPr>
        <w:t>表示异常配件数量，n 表示区间内总体配件数量。</w:t>
      </w:r>
    </w:p>
    <w:p w:rsidR="00DF50A7" w:rsidRDefault="00E4561A">
      <w:pPr>
        <w:pStyle w:val="4"/>
        <w:spacing w:line="360" w:lineRule="auto"/>
        <w:rPr>
          <w:rFonts w:ascii="宋体" w:eastAsia="宋体" w:hAnsi="宋体" w:cs="宋体"/>
        </w:rPr>
      </w:pPr>
      <w:r>
        <w:rPr>
          <w:rFonts w:ascii="宋体" w:eastAsia="宋体" w:hAnsi="宋体" w:cs="宋体" w:hint="eastAsia"/>
        </w:rPr>
        <w:t>3.5.3价格异常总价比例率</w:t>
      </w:r>
    </w:p>
    <w:p w:rsidR="00DF50A7" w:rsidRDefault="00E4561A">
      <w:pPr>
        <w:spacing w:line="360" w:lineRule="auto"/>
        <w:ind w:firstLineChars="236" w:firstLine="566"/>
        <w:jc w:val="left"/>
        <w:rPr>
          <w:rFonts w:ascii="宋体" w:eastAsia="宋体" w:hAnsi="宋体" w:cs="宋体"/>
          <w:sz w:val="24"/>
        </w:rPr>
      </w:pPr>
      <w:r>
        <w:rPr>
          <w:rFonts w:ascii="宋体" w:eastAsia="宋体" w:hAnsi="宋体" w:cs="宋体" w:hint="eastAsia"/>
          <w:sz w:val="24"/>
        </w:rPr>
        <w:t>由数据分析和价格模型，得出分公司区间内的配件异常比例及配件价格，计算出异常配件总价在全部配件中的比例</w:t>
      </w:r>
    </w:p>
    <w:p w:rsidR="00DF50A7" w:rsidRDefault="00DF50A7">
      <w:pPr>
        <w:spacing w:line="360" w:lineRule="auto"/>
        <w:ind w:leftChars="200" w:left="420"/>
        <w:jc w:val="center"/>
        <w:rPr>
          <w:rFonts w:ascii="宋体" w:eastAsia="宋体" w:hAnsi="宋体" w:cs="宋体"/>
        </w:rPr>
      </w:pPr>
      <w:r w:rsidRPr="00DF50A7">
        <w:rPr>
          <w:rFonts w:ascii="宋体" w:eastAsia="宋体" w:hAnsi="宋体" w:cs="宋体" w:hint="eastAsia"/>
          <w:position w:val="-38"/>
        </w:rPr>
        <w:object w:dxaOrig="3780" w:dyaOrig="880">
          <v:shape id="_x0000_i1027" type="#_x0000_t75" style="width:189.1pt;height:43.85pt" o:ole="">
            <v:imagedata r:id="rId36" o:title=""/>
          </v:shape>
          <o:OLEObject Type="Embed" ProgID="Equations" ShapeID="_x0000_i1027" DrawAspect="Content" ObjectID="_1563343107" r:id="rId37"/>
        </w:object>
      </w:r>
    </w:p>
    <w:p w:rsidR="00DF50A7" w:rsidRDefault="00E4561A">
      <w:pPr>
        <w:spacing w:line="360" w:lineRule="auto"/>
        <w:rPr>
          <w:rFonts w:ascii="宋体" w:eastAsia="宋体" w:hAnsi="宋体" w:cs="宋体"/>
          <w:sz w:val="24"/>
        </w:rPr>
      </w:pPr>
      <w:r>
        <w:rPr>
          <w:rFonts w:ascii="宋体" w:eastAsia="宋体" w:hAnsi="宋体" w:cs="宋体" w:hint="eastAsia"/>
          <w:sz w:val="24"/>
        </w:rPr>
        <w:t>n</w:t>
      </w:r>
      <w:r>
        <w:rPr>
          <w:rFonts w:ascii="宋体" w:eastAsia="宋体" w:hAnsi="宋体" w:cs="宋体" w:hint="eastAsia"/>
          <w:sz w:val="24"/>
          <w:vertAlign w:val="superscript"/>
        </w:rPr>
        <w:t>u</w:t>
      </w:r>
      <w:r>
        <w:rPr>
          <w:rFonts w:ascii="宋体" w:eastAsia="宋体" w:hAnsi="宋体" w:cs="宋体" w:hint="eastAsia"/>
          <w:sz w:val="24"/>
        </w:rPr>
        <w:t>表示异常配件数量，</w:t>
      </w:r>
      <w:proofErr w:type="spellStart"/>
      <w:r>
        <w:rPr>
          <w:rFonts w:ascii="宋体" w:eastAsia="宋体" w:hAnsi="宋体" w:cs="宋体" w:hint="eastAsia"/>
          <w:sz w:val="24"/>
        </w:rPr>
        <w:t>p</w:t>
      </w:r>
      <w:r>
        <w:rPr>
          <w:rFonts w:ascii="宋体" w:eastAsia="宋体" w:hAnsi="宋体" w:cs="宋体" w:hint="eastAsia"/>
          <w:sz w:val="24"/>
          <w:vertAlign w:val="superscript"/>
        </w:rPr>
        <w:t>u</w:t>
      </w:r>
      <w:proofErr w:type="spellEnd"/>
      <w:r>
        <w:rPr>
          <w:rFonts w:ascii="宋体" w:eastAsia="宋体" w:hAnsi="宋体" w:cs="宋体" w:hint="eastAsia"/>
          <w:sz w:val="24"/>
          <w:vertAlign w:val="superscript"/>
        </w:rPr>
        <w:t xml:space="preserve"> </w:t>
      </w:r>
      <w:r>
        <w:rPr>
          <w:rFonts w:ascii="宋体" w:eastAsia="宋体" w:hAnsi="宋体" w:cs="宋体" w:hint="eastAsia"/>
          <w:sz w:val="24"/>
        </w:rPr>
        <w:t>表示异常配件价格，n 表示区间内总体配件数量，p表示配件价格。</w:t>
      </w:r>
    </w:p>
    <w:p w:rsidR="00DF50A7" w:rsidRDefault="00E4561A">
      <w:pPr>
        <w:pStyle w:val="4"/>
        <w:spacing w:line="360" w:lineRule="auto"/>
        <w:rPr>
          <w:rFonts w:ascii="宋体" w:eastAsia="宋体" w:hAnsi="宋体" w:cs="宋体"/>
        </w:rPr>
      </w:pPr>
      <w:r>
        <w:rPr>
          <w:rFonts w:ascii="宋体" w:eastAsia="宋体" w:hAnsi="宋体" w:cs="宋体" w:hint="eastAsia"/>
        </w:rPr>
        <w:t>3.5.4换件占比</w:t>
      </w:r>
    </w:p>
    <w:p w:rsidR="00DF50A7" w:rsidRDefault="00E4561A">
      <w:pPr>
        <w:spacing w:line="360" w:lineRule="auto"/>
        <w:ind w:firstLineChars="236" w:firstLine="566"/>
        <w:jc w:val="left"/>
        <w:rPr>
          <w:rFonts w:ascii="宋体" w:eastAsia="宋体" w:hAnsi="宋体" w:cs="宋体"/>
          <w:sz w:val="24"/>
        </w:rPr>
      </w:pPr>
      <w:r>
        <w:rPr>
          <w:rFonts w:ascii="宋体" w:eastAsia="宋体" w:hAnsi="宋体" w:cs="宋体" w:hint="eastAsia"/>
          <w:sz w:val="24"/>
        </w:rPr>
        <w:t>计算配件换件费用占定损金额总费用的百分比；</w:t>
      </w:r>
    </w:p>
    <w:p w:rsidR="00DF50A7" w:rsidRDefault="00DF50A7">
      <w:pPr>
        <w:ind w:leftChars="200" w:left="420"/>
        <w:jc w:val="center"/>
        <w:rPr>
          <w:rFonts w:ascii="宋体" w:eastAsia="宋体" w:hAnsi="宋体" w:cs="宋体"/>
        </w:rPr>
      </w:pPr>
      <w:r w:rsidRPr="00DF50A7">
        <w:rPr>
          <w:rFonts w:ascii="宋体" w:eastAsia="宋体" w:hAnsi="宋体" w:cs="宋体" w:hint="eastAsia"/>
          <w:position w:val="-34"/>
        </w:rPr>
        <w:object w:dxaOrig="3340" w:dyaOrig="840">
          <v:shape id="_x0000_i1028" type="#_x0000_t75" style="width:167.15pt;height:41.95pt" o:ole="">
            <v:imagedata r:id="rId38" o:title=""/>
          </v:shape>
          <o:OLEObject Type="Embed" ProgID="Equations" ShapeID="_x0000_i1028" DrawAspect="Content" ObjectID="_1563343108" r:id="rId39"/>
        </w:object>
      </w:r>
    </w:p>
    <w:p w:rsidR="00DF50A7" w:rsidRDefault="00E4561A">
      <w:pPr>
        <w:spacing w:line="360" w:lineRule="auto"/>
        <w:ind w:firstLineChars="236" w:firstLine="566"/>
        <w:jc w:val="left"/>
        <w:rPr>
          <w:rFonts w:ascii="宋体" w:eastAsia="宋体" w:hAnsi="宋体" w:cs="宋体"/>
          <w:sz w:val="24"/>
        </w:rPr>
      </w:pPr>
      <w:r>
        <w:rPr>
          <w:rFonts w:ascii="宋体" w:eastAsia="宋体" w:hAnsi="宋体" w:cs="宋体" w:hint="eastAsia"/>
          <w:sz w:val="24"/>
        </w:rPr>
        <w:t>P</w:t>
      </w:r>
      <w:r>
        <w:rPr>
          <w:rFonts w:ascii="宋体" w:eastAsia="宋体" w:hAnsi="宋体" w:cs="宋体" w:hint="eastAsia"/>
          <w:sz w:val="24"/>
          <w:vertAlign w:val="superscript"/>
        </w:rPr>
        <w:t>1</w:t>
      </w:r>
      <w:r>
        <w:rPr>
          <w:rFonts w:ascii="宋体" w:eastAsia="宋体" w:hAnsi="宋体" w:cs="宋体" w:hint="eastAsia"/>
          <w:sz w:val="24"/>
        </w:rPr>
        <w:t>表示配件换件费用，p</w:t>
      </w:r>
      <w:r>
        <w:rPr>
          <w:rFonts w:ascii="宋体" w:eastAsia="宋体" w:hAnsi="宋体" w:cs="宋体" w:hint="eastAsia"/>
          <w:sz w:val="24"/>
          <w:vertAlign w:val="superscript"/>
        </w:rPr>
        <w:t xml:space="preserve">0 </w:t>
      </w:r>
      <w:r>
        <w:rPr>
          <w:rFonts w:ascii="宋体" w:eastAsia="宋体" w:hAnsi="宋体" w:cs="宋体" w:hint="eastAsia"/>
          <w:sz w:val="24"/>
        </w:rPr>
        <w:t>表示定损金额总费用。</w:t>
      </w:r>
    </w:p>
    <w:p w:rsidR="00DF50A7" w:rsidRDefault="00E4561A">
      <w:pPr>
        <w:pStyle w:val="4"/>
        <w:rPr>
          <w:rFonts w:ascii="宋体" w:eastAsia="宋体" w:hAnsi="宋体" w:cs="宋体"/>
        </w:rPr>
      </w:pPr>
      <w:r>
        <w:rPr>
          <w:rFonts w:ascii="宋体" w:eastAsia="宋体" w:hAnsi="宋体" w:cs="宋体" w:hint="eastAsia"/>
        </w:rPr>
        <w:t>3.5.5件均</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在一定的时间段和定损价格区间内，平均每个案件的定损价格；（包括各保险公司的件均；整个行业的件均；维修厂的件均;定损人员的件均）（剔除低于100的，计算行业时，数据选取均值上下的30%）。</w:t>
      </w:r>
    </w:p>
    <w:p w:rsidR="00DF50A7" w:rsidRDefault="00E4561A">
      <w:pPr>
        <w:pStyle w:val="3"/>
        <w:spacing w:line="360" w:lineRule="auto"/>
        <w:rPr>
          <w:rFonts w:ascii="宋体" w:eastAsia="宋体" w:hAnsi="宋体" w:cs="宋体"/>
        </w:rPr>
      </w:pPr>
      <w:r>
        <w:rPr>
          <w:rFonts w:ascii="宋体" w:eastAsia="宋体" w:hAnsi="宋体" w:cs="宋体" w:hint="eastAsia"/>
        </w:rPr>
        <w:t>3.6挖掘隐含业务规律</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 xml:space="preserve">利用多种数学的分析方法和数据挖掘技术建立模型，找出配件价格变动趋势及区域对比、异常区域识别等隐含的业务规律。为运营状况分析和决策支持提供洞见分析功能。 </w:t>
      </w:r>
    </w:p>
    <w:p w:rsidR="00DF50A7" w:rsidRDefault="00E4561A">
      <w:pPr>
        <w:ind w:firstLineChars="200" w:firstLine="420"/>
        <w:rPr>
          <w:rFonts w:ascii="宋体" w:eastAsia="宋体" w:hAnsi="宋体" w:cs="宋体"/>
        </w:rPr>
      </w:pPr>
      <w:r>
        <w:rPr>
          <w:rFonts w:ascii="宋体" w:eastAsia="宋体" w:hAnsi="宋体" w:cs="宋体" w:hint="eastAsia"/>
          <w:color w:val="000000"/>
        </w:rPr>
        <w:t xml:space="preserve"> </w:t>
      </w:r>
      <w:r>
        <w:rPr>
          <w:rFonts w:ascii="宋体" w:eastAsia="宋体" w:hAnsi="宋体" w:cs="宋体" w:hint="eastAsia"/>
        </w:rPr>
        <w:t xml:space="preserve">   </w:t>
      </w:r>
      <w:r>
        <w:rPr>
          <w:rFonts w:ascii="宋体" w:eastAsia="宋体" w:hAnsi="宋体" w:cs="宋体" w:hint="eastAsia"/>
          <w:noProof/>
        </w:rPr>
        <w:drawing>
          <wp:inline distT="0" distB="0" distL="114300" distR="114300">
            <wp:extent cx="3793490" cy="2112010"/>
            <wp:effectExtent l="0" t="0" r="0" b="2540"/>
            <wp:docPr id="35" name="图示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DF50A7" w:rsidRDefault="00DF50A7">
      <w:pPr>
        <w:ind w:firstLineChars="200" w:firstLine="420"/>
        <w:rPr>
          <w:rFonts w:ascii="宋体" w:eastAsia="宋体" w:hAnsi="宋体" w:cs="宋体"/>
        </w:rPr>
      </w:pPr>
    </w:p>
    <w:p w:rsidR="00DF50A7" w:rsidRDefault="00E4561A">
      <w:pPr>
        <w:pStyle w:val="4"/>
        <w:rPr>
          <w:rFonts w:ascii="宋体" w:eastAsia="宋体" w:hAnsi="宋体" w:cs="宋体"/>
        </w:rPr>
      </w:pPr>
      <w:r>
        <w:rPr>
          <w:rFonts w:ascii="宋体" w:eastAsia="宋体" w:hAnsi="宋体" w:cs="宋体" w:hint="eastAsia"/>
        </w:rPr>
        <w:t>3.6.1异常区域识别</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通过对大量数据采用机器学习方法，如SVM、Random Forest，智能识别配件异常的维修厂、4S店或分公司。</w:t>
      </w:r>
    </w:p>
    <w:p w:rsidR="00DF50A7" w:rsidRDefault="00E4561A">
      <w:pPr>
        <w:pStyle w:val="4"/>
        <w:rPr>
          <w:rFonts w:ascii="宋体" w:eastAsia="宋体" w:hAnsi="宋体" w:cs="宋体"/>
        </w:rPr>
      </w:pPr>
      <w:r>
        <w:rPr>
          <w:rFonts w:ascii="宋体" w:eastAsia="宋体" w:hAnsi="宋体" w:cs="宋体" w:hint="eastAsia"/>
        </w:rPr>
        <w:lastRenderedPageBreak/>
        <w:t>3.6.2价格差异因素识别</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运用多因素方差分析法，分析机构之间价格存在着显著的价格差异的主要因素。</w:t>
      </w:r>
    </w:p>
    <w:p w:rsidR="00DF50A7" w:rsidRDefault="00E4561A">
      <w:pPr>
        <w:pStyle w:val="4"/>
        <w:rPr>
          <w:rFonts w:ascii="宋体" w:eastAsia="宋体" w:hAnsi="宋体" w:cs="宋体"/>
        </w:rPr>
      </w:pPr>
      <w:r>
        <w:rPr>
          <w:rFonts w:ascii="宋体" w:eastAsia="宋体" w:hAnsi="宋体" w:cs="宋体" w:hint="eastAsia"/>
        </w:rPr>
        <w:t>3.6.3. 出险配件排名</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根据行业整体的数据，抽取数据排名，生成总公司的出险配件排名及各个保险公司的出险配件排。</w:t>
      </w:r>
    </w:p>
    <w:p w:rsidR="00DF50A7" w:rsidRDefault="00E4561A">
      <w:pPr>
        <w:pStyle w:val="3"/>
        <w:spacing w:line="360" w:lineRule="auto"/>
        <w:rPr>
          <w:rFonts w:ascii="宋体" w:eastAsia="宋体" w:hAnsi="宋体" w:cs="宋体"/>
        </w:rPr>
      </w:pPr>
      <w:r>
        <w:rPr>
          <w:rFonts w:ascii="宋体" w:eastAsia="宋体" w:hAnsi="宋体" w:cs="宋体" w:hint="eastAsia"/>
        </w:rPr>
        <w:t>3.7小结：</w:t>
      </w:r>
    </w:p>
    <w:p w:rsidR="00DF50A7" w:rsidRDefault="00E4561A">
      <w:pPr>
        <w:spacing w:line="360" w:lineRule="auto"/>
        <w:rPr>
          <w:rFonts w:ascii="宋体" w:eastAsia="宋体" w:hAnsi="宋体" w:cs="宋体"/>
        </w:rPr>
      </w:pPr>
      <w:r>
        <w:rPr>
          <w:rFonts w:ascii="宋体" w:eastAsia="宋体" w:hAnsi="宋体" w:cs="宋体" w:hint="eastAsia"/>
          <w:noProof/>
        </w:rPr>
        <w:drawing>
          <wp:inline distT="0" distB="0" distL="0" distR="0">
            <wp:extent cx="5274310" cy="3406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4310" cy="3406140"/>
                    </a:xfrm>
                    <a:prstGeom prst="rect">
                      <a:avLst/>
                    </a:prstGeom>
                    <a:noFill/>
                    <a:ln>
                      <a:noFill/>
                    </a:ln>
                  </pic:spPr>
                </pic:pic>
              </a:graphicData>
            </a:graphic>
          </wp:inline>
        </w:drawing>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通过对历史数据的单维和多维度假设分析和挖掘，实现实时、多维、动态的汽车配件价格分析，生成在一定假设下的基于统计数学模型的配件指导价，指导和规范分公司和报核价区域中心的报核价操作，减少客户风险水平。通过数据挖掘技术挖掘隐含业务规律，观察监控理赔配件价格的变化，指导机构和理赔人员规范合理的执行配件价格理赔政策，</w:t>
      </w:r>
      <w:r>
        <w:rPr>
          <w:rFonts w:ascii="宋体" w:eastAsia="宋体" w:hAnsi="宋体" w:cs="宋体" w:hint="eastAsia"/>
          <w:color w:val="000000"/>
          <w:sz w:val="24"/>
        </w:rPr>
        <w:t>为</w:t>
      </w:r>
      <w:r>
        <w:rPr>
          <w:rFonts w:ascii="宋体" w:eastAsia="宋体" w:hAnsi="宋体" w:cs="宋体" w:hint="eastAsia"/>
          <w:sz w:val="24"/>
        </w:rPr>
        <w:t>运营状况分析和决策支持提供洞见分析功能。</w:t>
      </w:r>
    </w:p>
    <w:p w:rsidR="00DF50A7" w:rsidRDefault="00DF50A7">
      <w:pPr>
        <w:spacing w:line="360" w:lineRule="auto"/>
        <w:ind w:firstLineChars="200" w:firstLine="420"/>
        <w:rPr>
          <w:rFonts w:ascii="宋体" w:eastAsia="宋体" w:hAnsi="宋体" w:cs="宋体"/>
        </w:rPr>
      </w:pPr>
    </w:p>
    <w:p w:rsidR="00DF50A7" w:rsidRDefault="00DF50A7">
      <w:pPr>
        <w:spacing w:line="360" w:lineRule="auto"/>
        <w:rPr>
          <w:rFonts w:ascii="宋体" w:eastAsia="宋体" w:hAnsi="宋体" w:cs="宋体"/>
        </w:rPr>
      </w:pPr>
    </w:p>
    <w:p w:rsidR="00DF50A7" w:rsidRDefault="00DF50A7">
      <w:pPr>
        <w:spacing w:line="360" w:lineRule="auto"/>
        <w:ind w:firstLineChars="200" w:firstLine="420"/>
        <w:rPr>
          <w:rFonts w:ascii="宋体" w:eastAsia="宋体" w:hAnsi="宋体" w:cs="宋体"/>
        </w:rPr>
      </w:pPr>
    </w:p>
    <w:p w:rsidR="00DF50A7" w:rsidRDefault="00DF50A7">
      <w:pPr>
        <w:spacing w:line="360" w:lineRule="auto"/>
        <w:rPr>
          <w:rFonts w:ascii="宋体" w:eastAsia="宋体" w:hAnsi="宋体" w:cs="宋体"/>
        </w:rPr>
      </w:pPr>
    </w:p>
    <w:p w:rsidR="00DF50A7" w:rsidRDefault="00DF50A7">
      <w:pPr>
        <w:spacing w:line="360" w:lineRule="auto"/>
        <w:ind w:firstLineChars="200" w:firstLine="420"/>
        <w:rPr>
          <w:rFonts w:ascii="宋体" w:eastAsia="宋体" w:hAnsi="宋体" w:cs="宋体"/>
        </w:rPr>
      </w:pPr>
    </w:p>
    <w:p w:rsidR="00DF50A7" w:rsidRDefault="00DF50A7">
      <w:pPr>
        <w:pStyle w:val="152"/>
        <w:ind w:firstLineChars="300" w:firstLine="720"/>
        <w:rPr>
          <w:rFonts w:ascii="宋体" w:hAnsi="宋体"/>
          <w:szCs w:val="24"/>
        </w:rPr>
      </w:pPr>
    </w:p>
    <w:p w:rsidR="00DF50A7" w:rsidRDefault="00DF50A7">
      <w:pPr>
        <w:spacing w:line="360" w:lineRule="auto"/>
        <w:ind w:firstLine="420"/>
        <w:rPr>
          <w:rFonts w:ascii="宋体" w:eastAsia="宋体" w:hAnsi="宋体" w:cs="宋体"/>
        </w:rPr>
      </w:pPr>
    </w:p>
    <w:p w:rsidR="00DF50A7" w:rsidRDefault="00DF50A7">
      <w:pPr>
        <w:spacing w:line="360" w:lineRule="auto"/>
        <w:ind w:firstLine="420"/>
        <w:rPr>
          <w:rFonts w:ascii="宋体" w:eastAsia="宋体" w:hAnsi="宋体" w:cs="宋体"/>
        </w:rPr>
      </w:pPr>
    </w:p>
    <w:p w:rsidR="00DF50A7" w:rsidRDefault="00DF50A7">
      <w:pPr>
        <w:spacing w:line="360" w:lineRule="auto"/>
        <w:jc w:val="left"/>
        <w:rPr>
          <w:rFonts w:ascii="宋体" w:eastAsia="宋体" w:hAnsi="宋体" w:cs="宋体"/>
          <w:b/>
          <w:bCs/>
          <w:sz w:val="28"/>
          <w:szCs w:val="28"/>
        </w:rPr>
      </w:pPr>
    </w:p>
    <w:p w:rsidR="00DF50A7" w:rsidRDefault="00DF50A7">
      <w:pPr>
        <w:spacing w:line="360" w:lineRule="auto"/>
        <w:jc w:val="left"/>
        <w:rPr>
          <w:rFonts w:ascii="宋体" w:eastAsia="宋体" w:hAnsi="宋体" w:cs="宋体"/>
          <w:b/>
          <w:bCs/>
          <w:sz w:val="28"/>
          <w:szCs w:val="28"/>
        </w:rPr>
      </w:pPr>
    </w:p>
    <w:p w:rsidR="00DF50A7" w:rsidRDefault="00E4561A">
      <w:pPr>
        <w:spacing w:line="360" w:lineRule="auto"/>
        <w:jc w:val="left"/>
        <w:outlineLvl w:val="0"/>
        <w:rPr>
          <w:rFonts w:ascii="宋体" w:eastAsia="宋体" w:hAnsi="宋体" w:cs="宋体"/>
          <w:b/>
          <w:bCs/>
          <w:sz w:val="28"/>
          <w:szCs w:val="28"/>
        </w:rPr>
      </w:pPr>
      <w:bookmarkStart w:id="39" w:name="_Toc10928"/>
      <w:r>
        <w:rPr>
          <w:rFonts w:ascii="宋体" w:eastAsia="宋体" w:hAnsi="宋体" w:cs="宋体" w:hint="eastAsia"/>
          <w:b/>
          <w:bCs/>
          <w:sz w:val="28"/>
          <w:szCs w:val="28"/>
        </w:rPr>
        <w:t>第五章</w:t>
      </w:r>
      <w:r>
        <w:rPr>
          <w:rFonts w:ascii="宋体" w:eastAsia="宋体" w:hAnsi="宋体" w:cs="宋体" w:hint="eastAsia"/>
          <w:b/>
          <w:bCs/>
          <w:sz w:val="28"/>
          <w:szCs w:val="28"/>
        </w:rPr>
        <w:tab/>
        <w:t>其他信息</w:t>
      </w:r>
      <w:bookmarkEnd w:id="39"/>
    </w:p>
    <w:p w:rsidR="00DF50A7" w:rsidRDefault="00E4561A">
      <w:pPr>
        <w:spacing w:line="360" w:lineRule="auto"/>
        <w:jc w:val="left"/>
        <w:outlineLvl w:val="0"/>
        <w:rPr>
          <w:rFonts w:ascii="宋体" w:eastAsia="宋体" w:hAnsi="宋体" w:cs="宋体"/>
          <w:b/>
          <w:bCs/>
          <w:sz w:val="28"/>
          <w:szCs w:val="28"/>
        </w:rPr>
      </w:pPr>
      <w:bookmarkStart w:id="40" w:name="_Toc32114"/>
      <w:r>
        <w:rPr>
          <w:rFonts w:ascii="宋体" w:eastAsia="宋体" w:hAnsi="宋体" w:cs="宋体" w:hint="eastAsia"/>
          <w:b/>
          <w:bCs/>
          <w:sz w:val="28"/>
          <w:szCs w:val="28"/>
        </w:rPr>
        <w:t>第六章   供应商情况介绍</w:t>
      </w:r>
      <w:bookmarkEnd w:id="40"/>
    </w:p>
    <w:p w:rsidR="00DF50A7" w:rsidRDefault="00E4561A">
      <w:pPr>
        <w:widowControl/>
        <w:shd w:val="clear" w:color="auto" w:fill="FFFFFF"/>
        <w:spacing w:line="360" w:lineRule="auto"/>
        <w:jc w:val="left"/>
        <w:outlineLvl w:val="1"/>
        <w:rPr>
          <w:rFonts w:ascii="宋体" w:eastAsia="宋体" w:hAnsi="宋体" w:cs="宋体"/>
          <w:b/>
          <w:bCs/>
          <w:kern w:val="0"/>
          <w:sz w:val="28"/>
          <w:szCs w:val="28"/>
        </w:rPr>
      </w:pPr>
      <w:bookmarkStart w:id="41" w:name="_Toc5767"/>
      <w:r>
        <w:rPr>
          <w:rFonts w:ascii="宋体" w:eastAsia="宋体" w:hAnsi="宋体" w:cs="宋体" w:hint="eastAsia"/>
          <w:b/>
          <w:bCs/>
          <w:kern w:val="0"/>
          <w:sz w:val="28"/>
          <w:szCs w:val="28"/>
        </w:rPr>
        <w:t>1、公司简介</w:t>
      </w:r>
      <w:bookmarkEnd w:id="41"/>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浙江联保网络技术有限公司成立于1998年，注册资金貳千万元整，公司下有IT部、数据部、业务部、客服部及行政部，现有员工百余人。</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公司下属机构包括：浙江机动车辆保险理赔调研中心， 《中国车险理赔参考》，浙江新东方保险公估有限公司。 国内最早的汽车定损信息咨询系统服务机构，公司始终专注在汽车数据、汽车保险理赔数据、和相关的系统平台领域，致力于提供符合中国实际市场需求的方案和服务，并且不断创新汽车行业与保险行业发展所需的信息服务平台，尤其在基于移动互联和商业智能的汽车保险数据应用平台方面。</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公司总部位于杭州，并在上海、宁波等城市设有分支机构，面向全国开展业务， 主要提供数据、软件平台、软硬件开发、培训及公估服务。公司拥有国内外资深的技术专家和业务管理精英组成的综合性团队，精通汽车行业数据、车险行业系统、移动互联和商业智能，力求给客户提供专业可信赖的数据和系统服务。成功案例有中保信、上海保协、浙江省交通厅、大地、永诚、紫金、永安、安联等总对总合作，及上千家组织机构，包括物价局和汽车服务公司等。</w:t>
      </w:r>
    </w:p>
    <w:p w:rsidR="00DF50A7" w:rsidRDefault="00E4561A">
      <w:pPr>
        <w:widowControl/>
        <w:shd w:val="clear" w:color="auto" w:fill="FFFFFF"/>
        <w:spacing w:line="360" w:lineRule="auto"/>
        <w:jc w:val="left"/>
        <w:outlineLvl w:val="1"/>
        <w:rPr>
          <w:rFonts w:ascii="宋体" w:eastAsia="宋体" w:hAnsi="宋体" w:cs="宋体"/>
          <w:b/>
          <w:bCs/>
          <w:kern w:val="0"/>
          <w:sz w:val="28"/>
          <w:szCs w:val="28"/>
        </w:rPr>
      </w:pPr>
      <w:bookmarkStart w:id="42" w:name="_Toc24553"/>
      <w:r>
        <w:rPr>
          <w:rFonts w:ascii="宋体" w:eastAsia="宋体" w:hAnsi="宋体" w:cs="宋体" w:hint="eastAsia"/>
          <w:b/>
          <w:bCs/>
          <w:kern w:val="0"/>
          <w:sz w:val="28"/>
          <w:szCs w:val="28"/>
        </w:rPr>
        <w:t>2、公司实力</w:t>
      </w:r>
      <w:bookmarkEnd w:id="42"/>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lastRenderedPageBreak/>
        <w:t>浙江联保网络技术有限公司成立于1998年，始于发行《理赔参考》专刊和汽配价格查询系统，为人保及其他公司基层机构提供专业的汽配数据服务。2012年，公司追随大数据发展时代，开始向数据科技型企业方向转型。建立业务管理软件、数据深挖掘、移动互联产品开发项目，并积极拓展汽车后市场领域。</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2002年与浙江大学合作，研发出理赔定损管理软件，并推出中国车险服务网</w:t>
      </w:r>
      <w:hyperlink r:id="rId46" w:history="1">
        <w:r>
          <w:rPr>
            <w:rStyle w:val="aa"/>
            <w:rFonts w:ascii="宋体" w:eastAsia="宋体" w:hAnsi="宋体" w:cs="宋体" w:hint="eastAsia"/>
            <w:color w:val="auto"/>
            <w:kern w:val="0"/>
            <w:sz w:val="24"/>
          </w:rPr>
          <w:t>www.lpck.cn</w:t>
        </w:r>
      </w:hyperlink>
      <w:r>
        <w:rPr>
          <w:rFonts w:ascii="宋体" w:eastAsia="宋体" w:hAnsi="宋体" w:cs="宋体" w:hint="eastAsia"/>
          <w:kern w:val="0"/>
          <w:sz w:val="24"/>
        </w:rPr>
        <w:t>。</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2007年底，完成数据标准化工作，推出全新的LPCK定损系统3.0版本。</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2008年推出行业领先的MAS移动定损系统，并在2010年随3G的正式商用，发布3G版的MAS，提供国内第一个全流程手机定损功能（GPS定位调度、接收案件和抄单信息、移动查勘、移动定损、打印出单、），以及装载于手机的海量数据库结合。整体效用处于行业领先地位。</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2011年在上海保险同业公会推出行业领先的定损数据智能标准化引擎，获得行业多方好评。</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2012年推出3G手机定损系统MAS5，与中国保信合作建立理赔大数据标准化平台。</w:t>
      </w:r>
    </w:p>
    <w:p w:rsidR="00DF50A7" w:rsidRDefault="00E4561A">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2013年公司正式发布业内领先的智能汽车定损评估引擎。</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2014年推出维修工时数据系统，数据智能标准化匹配和评估引擎。</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2015年和平安、太平合作启动，精细配件数据；车后市场合作启动。</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2016年和中保信北分合作启动，建立理赔大数据标准化平台。</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目前与超过600家保险省分或者中支公司保持数据合作，基层反映效果良好。</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我司现有专业开发人员20人、数据分析挖掘人员15人、和业务数据专家20人，90%以上的业务都是和车险及车辆配件相关的项目，足以满足CPIC的需求。</w:t>
      </w:r>
    </w:p>
    <w:p w:rsidR="00DF50A7" w:rsidRDefault="00E4561A">
      <w:pPr>
        <w:numPr>
          <w:ilvl w:val="0"/>
          <w:numId w:val="6"/>
        </w:numPr>
        <w:spacing w:line="360" w:lineRule="auto"/>
        <w:outlineLvl w:val="1"/>
        <w:rPr>
          <w:rFonts w:ascii="宋体" w:eastAsia="宋体" w:hAnsi="宋体" w:cs="宋体"/>
          <w:b/>
          <w:bCs/>
          <w:sz w:val="28"/>
          <w:szCs w:val="28"/>
        </w:rPr>
      </w:pPr>
      <w:bookmarkStart w:id="43" w:name="_Toc11216"/>
      <w:r>
        <w:rPr>
          <w:rFonts w:ascii="宋体" w:eastAsia="宋体" w:hAnsi="宋体" w:cs="宋体" w:hint="eastAsia"/>
          <w:b/>
          <w:bCs/>
          <w:sz w:val="28"/>
          <w:szCs w:val="28"/>
        </w:rPr>
        <w:t>代表性项目</w:t>
      </w:r>
      <w:bookmarkEnd w:id="43"/>
    </w:p>
    <w:p w:rsidR="00DF50A7" w:rsidRDefault="00E4561A">
      <w:pPr>
        <w:spacing w:line="360" w:lineRule="auto"/>
        <w:rPr>
          <w:rFonts w:ascii="宋体" w:eastAsia="宋体" w:hAnsi="宋体" w:cs="宋体"/>
          <w:b/>
          <w:bCs/>
          <w:sz w:val="28"/>
          <w:szCs w:val="28"/>
        </w:rPr>
      </w:pPr>
      <w:r>
        <w:rPr>
          <w:rFonts w:ascii="宋体" w:eastAsia="宋体" w:hAnsi="宋体" w:cs="宋体" w:hint="eastAsia"/>
          <w:b/>
          <w:bCs/>
          <w:sz w:val="28"/>
          <w:szCs w:val="28"/>
        </w:rPr>
        <w:t xml:space="preserve">  </w:t>
      </w:r>
    </w:p>
    <w:tbl>
      <w:tblPr>
        <w:tblStyle w:val="ac"/>
        <w:tblW w:w="8522" w:type="dxa"/>
        <w:tblLayout w:type="fixed"/>
        <w:tblLook w:val="04A0"/>
      </w:tblPr>
      <w:tblGrid>
        <w:gridCol w:w="2130"/>
        <w:gridCol w:w="2130"/>
        <w:gridCol w:w="2131"/>
        <w:gridCol w:w="2131"/>
      </w:tblGrid>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项目名称</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上海车型信息平台理赔信息服务系统零配件标准</w:t>
            </w:r>
            <w:r>
              <w:rPr>
                <w:rFonts w:ascii="宋体" w:eastAsia="宋体" w:hAnsi="宋体" w:cs="宋体" w:hint="eastAsia"/>
                <w:sz w:val="24"/>
              </w:rPr>
              <w:lastRenderedPageBreak/>
              <w:t>数据库项目第一期 （中保信）</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lastRenderedPageBreak/>
              <w:t>上海车型信息平台理赔信息服务系统零配件标准</w:t>
            </w:r>
            <w:r>
              <w:rPr>
                <w:rFonts w:ascii="宋体" w:eastAsia="宋体" w:hAnsi="宋体" w:cs="宋体" w:hint="eastAsia"/>
                <w:sz w:val="24"/>
              </w:rPr>
              <w:lastRenderedPageBreak/>
              <w:t>数据库项目第二期 （中保信）</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lastRenderedPageBreak/>
              <w:t>北京车险信息平台理赔车辆修理数据治理服务项</w:t>
            </w:r>
            <w:r>
              <w:rPr>
                <w:rFonts w:ascii="宋体" w:eastAsia="宋体" w:hAnsi="宋体" w:cs="宋体" w:hint="eastAsia"/>
                <w:sz w:val="24"/>
              </w:rPr>
              <w:lastRenderedPageBreak/>
              <w:t>目合同（中保信）</w:t>
            </w:r>
          </w:p>
          <w:p w:rsidR="00DF50A7" w:rsidRDefault="00DF50A7">
            <w:pPr>
              <w:spacing w:line="360" w:lineRule="auto"/>
              <w:rPr>
                <w:rFonts w:ascii="宋体" w:eastAsia="宋体" w:hAnsi="宋体" w:cs="宋体"/>
                <w:sz w:val="24"/>
              </w:rPr>
            </w:pPr>
          </w:p>
        </w:tc>
      </w:tr>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lastRenderedPageBreak/>
              <w:t>所在行业</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保险</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保险</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保险</w:t>
            </w:r>
          </w:p>
        </w:tc>
      </w:tr>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案例的目标和范围</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整个上海市</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整个上海市</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整个北京市</w:t>
            </w:r>
          </w:p>
        </w:tc>
      </w:tr>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覆盖的组织范围</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上海市所有保险公司</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上海市所有保险公司</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北京市所有保险公司</w:t>
            </w:r>
          </w:p>
        </w:tc>
      </w:tr>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实施时间</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2016.4</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2016.5</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2016.9</w:t>
            </w:r>
          </w:p>
        </w:tc>
      </w:tr>
      <w:tr w:rsidR="00DF50A7">
        <w:tc>
          <w:tcPr>
            <w:tcW w:w="2130" w:type="dxa"/>
          </w:tcPr>
          <w:p w:rsidR="00DF50A7" w:rsidRDefault="00E4561A">
            <w:pPr>
              <w:spacing w:line="360" w:lineRule="auto"/>
              <w:jc w:val="center"/>
              <w:rPr>
                <w:rFonts w:ascii="宋体" w:eastAsia="宋体" w:hAnsi="宋体" w:cs="宋体"/>
                <w:sz w:val="24"/>
              </w:rPr>
            </w:pPr>
            <w:r>
              <w:rPr>
                <w:rFonts w:ascii="宋体" w:eastAsia="宋体" w:hAnsi="宋体" w:cs="宋体" w:hint="eastAsia"/>
                <w:sz w:val="24"/>
              </w:rPr>
              <w:t>案例实施的结果</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配合行业协会和保监局做了很多分析和指标，对上海保险行业的数据进行清理，标准化程度达到99.7%</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配合行业协会和保监局做了很多分析和指标，对上海保险行业的数据进行清理，标准化程度达到99.7%</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配合行业协会和保监局做了很多分析和指标，对北京保险行业的数据进行治理，效果显著</w:t>
            </w:r>
          </w:p>
        </w:tc>
      </w:tr>
      <w:tr w:rsidR="00DF50A7">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供应商在案例中所承担的职责</w:t>
            </w:r>
          </w:p>
        </w:tc>
        <w:tc>
          <w:tcPr>
            <w:tcW w:w="2130"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数据清理及配件标准化</w:t>
            </w:r>
          </w:p>
        </w:tc>
        <w:tc>
          <w:tcPr>
            <w:tcW w:w="2131" w:type="dxa"/>
          </w:tcPr>
          <w:p w:rsidR="00DF50A7" w:rsidRDefault="00E4561A">
            <w:pPr>
              <w:spacing w:line="360" w:lineRule="auto"/>
              <w:rPr>
                <w:rFonts w:ascii="宋体" w:eastAsia="宋体" w:hAnsi="宋体" w:cs="宋体"/>
                <w:sz w:val="24"/>
              </w:rPr>
            </w:pPr>
            <w:r>
              <w:rPr>
                <w:rFonts w:ascii="宋体" w:eastAsia="宋体" w:hAnsi="宋体" w:cs="宋体" w:hint="eastAsia"/>
                <w:sz w:val="24"/>
              </w:rPr>
              <w:t>数据清理及配件标准化</w:t>
            </w:r>
          </w:p>
        </w:tc>
        <w:tc>
          <w:tcPr>
            <w:tcW w:w="2131" w:type="dxa"/>
          </w:tcPr>
          <w:p w:rsidR="00DF50A7" w:rsidRDefault="00E4561A">
            <w:pPr>
              <w:spacing w:line="360" w:lineRule="auto"/>
              <w:rPr>
                <w:rFonts w:ascii="宋体" w:eastAsia="宋体" w:hAnsi="宋体" w:cs="宋体"/>
                <w:sz w:val="24"/>
                <w:lang w:val="zh-CN"/>
              </w:rPr>
            </w:pPr>
            <w:r>
              <w:rPr>
                <w:rFonts w:ascii="宋体" w:eastAsia="宋体" w:hAnsi="宋体" w:cs="宋体" w:hint="eastAsia"/>
                <w:sz w:val="24"/>
                <w:lang w:val="zh-CN"/>
              </w:rPr>
              <w:t>1平台搭建；2数据标准化处理；3数据抽取。</w:t>
            </w:r>
          </w:p>
          <w:p w:rsidR="00DF50A7" w:rsidRDefault="00DF50A7">
            <w:pPr>
              <w:spacing w:line="360" w:lineRule="auto"/>
              <w:rPr>
                <w:rFonts w:ascii="宋体" w:eastAsia="宋体" w:hAnsi="宋体" w:cs="宋体"/>
                <w:sz w:val="24"/>
              </w:rPr>
            </w:pPr>
          </w:p>
        </w:tc>
      </w:tr>
    </w:tbl>
    <w:p w:rsidR="00DF50A7" w:rsidRDefault="00DF50A7">
      <w:pPr>
        <w:spacing w:line="360" w:lineRule="auto"/>
        <w:rPr>
          <w:rFonts w:ascii="宋体" w:eastAsia="宋体" w:hAnsi="宋体" w:cs="宋体"/>
          <w:b/>
          <w:bCs/>
          <w:sz w:val="28"/>
          <w:szCs w:val="28"/>
        </w:rPr>
      </w:pPr>
    </w:p>
    <w:p w:rsidR="00DF50A7" w:rsidRDefault="00E4561A">
      <w:pPr>
        <w:numPr>
          <w:ilvl w:val="0"/>
          <w:numId w:val="6"/>
        </w:numPr>
        <w:spacing w:line="360" w:lineRule="auto"/>
        <w:outlineLvl w:val="1"/>
        <w:rPr>
          <w:rFonts w:ascii="宋体" w:eastAsia="宋体" w:hAnsi="宋体" w:cs="宋体"/>
          <w:b/>
          <w:bCs/>
          <w:sz w:val="28"/>
          <w:szCs w:val="28"/>
        </w:rPr>
      </w:pPr>
      <w:bookmarkStart w:id="44" w:name="_GoBack"/>
      <w:bookmarkStart w:id="45" w:name="_Toc24097"/>
      <w:bookmarkEnd w:id="44"/>
      <w:r>
        <w:rPr>
          <w:rFonts w:ascii="宋体" w:eastAsia="宋体" w:hAnsi="宋体" w:cs="宋体" w:hint="eastAsia"/>
          <w:b/>
          <w:bCs/>
          <w:sz w:val="28"/>
          <w:szCs w:val="28"/>
        </w:rPr>
        <w:t>团队成员</w:t>
      </w:r>
      <w:bookmarkEnd w:id="45"/>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项目经理：吕建丰</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职责：对理赔配件监控平台具体事务内容的安排及部署。</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系统架构师：卢伟舜</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职责：系统构建。</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开发工程师：徐君、代和强</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职责：</w:t>
      </w:r>
      <w:r>
        <w:rPr>
          <w:rFonts w:ascii="宋体" w:eastAsia="宋体" w:hAnsi="宋体" w:cs="宋体" w:hint="eastAsia"/>
          <w:color w:val="000000" w:themeColor="text1"/>
          <w:sz w:val="24"/>
        </w:rPr>
        <w:t>对理赔配件监控平台前端及后端系统开发。</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数据分析挖掘人员：王斐成、王涛、王琉立</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职责：主要负责对数据清洗，对数据进行抽样性数据分析，以及对数据的整理，从多个维度对数据进行抽样数据分析挖掘。</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测试负责人：徐琮刚</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职责：负责理赔配件监控平台的测试工作。</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测试及其他支持：朱煌菲</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职责：理赔监控平台的测试及其他支持。</w:t>
      </w:r>
    </w:p>
    <w:p w:rsidR="00DF50A7" w:rsidRDefault="00E4561A">
      <w:pPr>
        <w:spacing w:line="360" w:lineRule="auto"/>
        <w:ind w:firstLineChars="200" w:firstLine="480"/>
        <w:rPr>
          <w:rFonts w:ascii="宋体" w:eastAsia="宋体" w:hAnsi="宋体" w:cs="宋体"/>
          <w:sz w:val="24"/>
        </w:rPr>
      </w:pPr>
      <w:r>
        <w:rPr>
          <w:rFonts w:ascii="宋体" w:eastAsia="宋体" w:hAnsi="宋体" w:cs="宋体" w:hint="eastAsia"/>
          <w:sz w:val="24"/>
        </w:rPr>
        <w:t>业务数据专家：贾健、莫立利</w:t>
      </w:r>
    </w:p>
    <w:p w:rsidR="00DF50A7" w:rsidRDefault="00E4561A">
      <w:pPr>
        <w:spacing w:line="360" w:lineRule="auto"/>
        <w:ind w:firstLineChars="200" w:firstLine="480"/>
        <w:jc w:val="left"/>
        <w:rPr>
          <w:rFonts w:ascii="宋体" w:eastAsia="宋体" w:hAnsi="宋体" w:cs="宋体"/>
          <w:sz w:val="24"/>
        </w:rPr>
      </w:pPr>
      <w:r>
        <w:rPr>
          <w:rFonts w:ascii="宋体" w:eastAsia="宋体" w:hAnsi="宋体" w:cs="宋体" w:hint="eastAsia"/>
          <w:sz w:val="24"/>
        </w:rPr>
        <w:t>职责：对业务数据进行定标指导，还有一定程度的人工干预。</w:t>
      </w:r>
    </w:p>
    <w:p w:rsidR="00DF50A7" w:rsidRDefault="00DF50A7">
      <w:pPr>
        <w:spacing w:line="360" w:lineRule="auto"/>
        <w:ind w:firstLineChars="200" w:firstLine="480"/>
        <w:rPr>
          <w:rFonts w:ascii="宋体" w:eastAsia="宋体" w:hAnsi="宋体" w:cs="宋体"/>
          <w:sz w:val="24"/>
        </w:rPr>
      </w:pPr>
    </w:p>
    <w:p w:rsidR="00DF50A7" w:rsidRDefault="00DF50A7">
      <w:pPr>
        <w:spacing w:line="360" w:lineRule="auto"/>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吕建丰</w:t>
            </w:r>
          </w:p>
        </w:tc>
        <w:tc>
          <w:tcPr>
            <w:tcW w:w="1623"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计算机科学与技术</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浙 江 大 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汽车配件二代系统、货运车辆保险数据模型及校验服务项目</w:t>
            </w:r>
          </w:p>
        </w:tc>
        <w:tc>
          <w:tcPr>
            <w:tcW w:w="1660"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jc w:val="center"/>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中保信上海数据清理标准化</w:t>
            </w:r>
          </w:p>
        </w:tc>
        <w:tc>
          <w:tcPr>
            <w:tcW w:w="1660"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jc w:val="center"/>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配件包含关系基础数据（平安）</w:t>
            </w:r>
          </w:p>
        </w:tc>
        <w:tc>
          <w:tcPr>
            <w:tcW w:w="1660"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jc w:val="center"/>
              <w:rPr>
                <w:rFonts w:ascii="宋体" w:eastAsia="宋体" w:hAnsi="宋体" w:cs="宋体"/>
                <w:sz w:val="24"/>
              </w:rPr>
            </w:pPr>
          </w:p>
        </w:tc>
      </w:tr>
    </w:tbl>
    <w:p w:rsidR="00DF50A7" w:rsidRDefault="00DF50A7">
      <w:pPr>
        <w:spacing w:line="360" w:lineRule="auto"/>
        <w:jc w:val="center"/>
        <w:rPr>
          <w:rFonts w:ascii="宋体" w:eastAsia="宋体" w:hAnsi="宋体" w:cs="宋体"/>
          <w:sz w:val="24"/>
        </w:rPr>
      </w:pPr>
    </w:p>
    <w:p w:rsidR="00DF50A7" w:rsidRDefault="00DF50A7">
      <w:pPr>
        <w:spacing w:line="360" w:lineRule="auto"/>
        <w:jc w:val="center"/>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卢伟舜</w:t>
            </w:r>
          </w:p>
        </w:tc>
        <w:tc>
          <w:tcPr>
            <w:tcW w:w="1623"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计算机</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浙 江 大 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 xml:space="preserve">    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架构师 技术负责人</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 xml:space="preserve">    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保信数据清理标准化</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技术负责人</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lastRenderedPageBreak/>
              <w:t xml:space="preserve">       三</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大地移动定损系统</w:t>
            </w:r>
          </w:p>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永安定损理赔</w:t>
            </w:r>
          </w:p>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杭州污水处理系统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架构师</w:t>
            </w:r>
          </w:p>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rPr>
          <w:rFonts w:ascii="宋体" w:eastAsia="宋体" w:hAnsi="宋体" w:cs="宋体"/>
          <w:sz w:val="24"/>
        </w:rPr>
      </w:pPr>
    </w:p>
    <w:p w:rsidR="00DF50A7" w:rsidRDefault="00DF50A7">
      <w:pPr>
        <w:spacing w:line="360" w:lineRule="auto"/>
        <w:rPr>
          <w:rFonts w:ascii="宋体" w:eastAsia="宋体" w:hAnsi="宋体" w:cs="宋体"/>
          <w:sz w:val="24"/>
        </w:rPr>
      </w:pPr>
    </w:p>
    <w:p w:rsidR="00DF50A7" w:rsidRDefault="00DF50A7">
      <w:pPr>
        <w:spacing w:line="360" w:lineRule="auto"/>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王斐成</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计算数学</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国防科技大学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保信数据清洗及标准化</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货运车辆保险数据模型及校验服务</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王涛</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信息与计算科学</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浙江财经大学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北京行业数据清理</w:t>
            </w:r>
          </w:p>
          <w:p w:rsidR="00DF50A7" w:rsidRDefault="00DF50A7">
            <w:pPr>
              <w:adjustRightInd w:val="0"/>
              <w:snapToGrid w:val="0"/>
              <w:spacing w:line="480" w:lineRule="exact"/>
              <w:ind w:left="315"/>
              <w:rPr>
                <w:rFonts w:ascii="宋体" w:eastAsia="宋体" w:hAnsi="宋体" w:cs="宋体"/>
                <w:sz w:val="24"/>
              </w:rPr>
            </w:pPr>
          </w:p>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上海行业新能源车配件价格分析</w:t>
            </w:r>
          </w:p>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DF50A7">
            <w:pPr>
              <w:adjustRightInd w:val="0"/>
              <w:snapToGrid w:val="0"/>
              <w:spacing w:line="480" w:lineRule="exact"/>
              <w:ind w:left="315"/>
              <w:rPr>
                <w:rFonts w:ascii="宋体" w:eastAsia="宋体" w:hAnsi="宋体" w:cs="宋体"/>
                <w:sz w:val="24"/>
              </w:rPr>
            </w:pP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王琉立</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信息与计算科学</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浙江财经大学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北京行业数据清理</w:t>
            </w:r>
          </w:p>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上海行业新能源车配件价格分析</w:t>
            </w:r>
          </w:p>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DF50A7">
            <w:pPr>
              <w:adjustRightInd w:val="0"/>
              <w:snapToGrid w:val="0"/>
              <w:spacing w:line="480" w:lineRule="exact"/>
              <w:ind w:left="315"/>
              <w:rPr>
                <w:rFonts w:ascii="宋体" w:eastAsia="宋体" w:hAnsi="宋体" w:cs="宋体"/>
                <w:sz w:val="24"/>
              </w:rPr>
            </w:pP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代和强</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计算机</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杭州电子科技大学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汽车定损系统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在线答题平台</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城市管理系统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程序员</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徐君</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计算机</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南京工程学院</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保险经纪公司微商城</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保险经纪公司电商平台</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海峡定损APP</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程序员</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徐琮刚</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11</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计算机科学与技术</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西安电子科技大学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浙江能源集团ERP实施项目</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流程组长、技术顾问</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lang w:val="fr-FR"/>
              </w:rPr>
              <w:t>海康威视网上报销</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开发顾问</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lang w:val="fr-FR"/>
              </w:rPr>
              <w:t>福建新龙马汽车股份有限公司ERP售前</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PI顾问</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贾健</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13</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汽车维修</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浙江省交通职业技术学院</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中保协汽车保养负担指数采集与分析</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项目负责人</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平安的EPC配件名称及关系的解析</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项目负责人</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莫立利</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电子商务</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湖北大学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中保协汽车保养负担指数采集与分析</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业务数据专家</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hint="eastAsia"/>
                <w:sz w:val="24"/>
              </w:rPr>
              <w:t>平安的EPC配件名称及关系的解析</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业务数据专家</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p w:rsidR="00DF50A7" w:rsidRDefault="00DF50A7">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DF50A7">
        <w:trPr>
          <w:trHeight w:val="748"/>
        </w:trPr>
        <w:tc>
          <w:tcPr>
            <w:tcW w:w="1962"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朱煌菲</w:t>
            </w:r>
          </w:p>
        </w:tc>
        <w:tc>
          <w:tcPr>
            <w:tcW w:w="1623"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DF50A7" w:rsidRDefault="00E4561A">
            <w:pPr>
              <w:adjustRightInd w:val="0"/>
              <w:snapToGrid w:val="0"/>
              <w:spacing w:line="480" w:lineRule="exact"/>
              <w:rPr>
                <w:rFonts w:ascii="宋体" w:eastAsia="宋体" w:hAnsi="宋体" w:cs="宋体"/>
                <w:sz w:val="24"/>
              </w:rPr>
            </w:pPr>
            <w:r>
              <w:rPr>
                <w:rFonts w:ascii="宋体" w:eastAsia="宋体" w:hAnsi="宋体" w:cs="宋体" w:hint="eastAsia"/>
                <w:sz w:val="24"/>
              </w:rPr>
              <w:t>统计学</w:t>
            </w:r>
          </w:p>
        </w:tc>
      </w:tr>
      <w:tr w:rsidR="00DF50A7">
        <w:trPr>
          <w:cantSplit/>
          <w:trHeight w:val="752"/>
        </w:trPr>
        <w:tc>
          <w:tcPr>
            <w:tcW w:w="1962" w:type="dxa"/>
            <w:tcBorders>
              <w:bottom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温州大学</w:t>
            </w:r>
          </w:p>
        </w:tc>
      </w:tr>
      <w:tr w:rsidR="00DF50A7">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DF50A7" w:rsidRDefault="00E4561A">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DF50A7">
        <w:trPr>
          <w:trHeight w:val="756"/>
        </w:trPr>
        <w:tc>
          <w:tcPr>
            <w:tcW w:w="1962"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DF50A7" w:rsidRDefault="00E4561A">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DF50A7">
        <w:trPr>
          <w:trHeight w:val="294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技术支持</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2761"/>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中保信上海定损系统</w:t>
            </w:r>
          </w:p>
        </w:tc>
        <w:tc>
          <w:tcPr>
            <w:tcW w:w="1660" w:type="dxa"/>
            <w:gridSpan w:val="2"/>
            <w:vAlign w:val="center"/>
          </w:tcPr>
          <w:p w:rsidR="00DF50A7" w:rsidRDefault="00E4561A">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技术支持</w:t>
            </w: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r w:rsidR="00DF50A7">
        <w:trPr>
          <w:trHeight w:val="3322"/>
        </w:trPr>
        <w:tc>
          <w:tcPr>
            <w:tcW w:w="1962" w:type="dxa"/>
            <w:vAlign w:val="center"/>
          </w:tcPr>
          <w:p w:rsidR="00DF50A7" w:rsidRDefault="00E4561A">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DF50A7" w:rsidRDefault="00DF50A7">
            <w:pPr>
              <w:adjustRightInd w:val="0"/>
              <w:snapToGrid w:val="0"/>
              <w:spacing w:line="480" w:lineRule="exact"/>
              <w:ind w:left="315"/>
              <w:rPr>
                <w:rFonts w:ascii="宋体" w:eastAsia="宋体" w:hAnsi="宋体" w:cs="宋体"/>
                <w:sz w:val="24"/>
              </w:rPr>
            </w:pPr>
          </w:p>
        </w:tc>
        <w:tc>
          <w:tcPr>
            <w:tcW w:w="1660" w:type="dxa"/>
            <w:gridSpan w:val="2"/>
            <w:vAlign w:val="center"/>
          </w:tcPr>
          <w:p w:rsidR="00DF50A7" w:rsidRDefault="00DF50A7">
            <w:pPr>
              <w:adjustRightInd w:val="0"/>
              <w:snapToGrid w:val="0"/>
              <w:spacing w:line="480" w:lineRule="exact"/>
              <w:ind w:left="315"/>
              <w:rPr>
                <w:rFonts w:ascii="宋体" w:eastAsia="宋体" w:hAnsi="宋体" w:cs="宋体"/>
                <w:sz w:val="24"/>
              </w:rPr>
            </w:pPr>
          </w:p>
        </w:tc>
        <w:tc>
          <w:tcPr>
            <w:tcW w:w="1523" w:type="dxa"/>
            <w:vAlign w:val="center"/>
          </w:tcPr>
          <w:p w:rsidR="00DF50A7" w:rsidRDefault="00DF50A7">
            <w:pPr>
              <w:adjustRightInd w:val="0"/>
              <w:snapToGrid w:val="0"/>
              <w:spacing w:line="480" w:lineRule="exact"/>
              <w:ind w:left="315"/>
              <w:rPr>
                <w:rFonts w:ascii="宋体" w:eastAsia="宋体" w:hAnsi="宋体" w:cs="宋体"/>
                <w:sz w:val="24"/>
              </w:rPr>
            </w:pPr>
          </w:p>
        </w:tc>
      </w:tr>
    </w:tbl>
    <w:p w:rsidR="00DF50A7" w:rsidRDefault="00DF50A7">
      <w:pPr>
        <w:spacing w:line="360" w:lineRule="auto"/>
        <w:outlineLvl w:val="1"/>
        <w:rPr>
          <w:rFonts w:ascii="宋体" w:eastAsia="宋体" w:hAnsi="宋体" w:cs="宋体"/>
          <w:sz w:val="28"/>
          <w:szCs w:val="28"/>
        </w:rPr>
      </w:pPr>
    </w:p>
    <w:sectPr w:rsidR="00DF50A7" w:rsidSect="00DF50A7">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Administrator" w:date="2017-08-03T08:47:00Z" w:initials="A">
    <w:p w:rsidR="00C91D3C" w:rsidRDefault="00C91D3C">
      <w:pPr>
        <w:pStyle w:val="a4"/>
      </w:pPr>
      <w:r>
        <w:rPr>
          <w:rStyle w:val="ab"/>
        </w:rPr>
        <w:annotationRef/>
      </w:r>
      <w:r>
        <w:rPr>
          <w:rFonts w:hint="eastAsia"/>
        </w:rPr>
        <w:t>再利用</w:t>
      </w:r>
    </w:p>
  </w:comment>
  <w:comment w:id="38" w:author="Administrator" w:date="2017-08-03T08:44:00Z" w:initials="A">
    <w:p w:rsidR="00C91D3C" w:rsidRDefault="00C91D3C">
      <w:pPr>
        <w:pStyle w:val="a4"/>
      </w:pPr>
      <w:r>
        <w:rPr>
          <w:rStyle w:val="ab"/>
        </w:rPr>
        <w:annotationRef/>
      </w:r>
      <w:r>
        <w:rPr>
          <w:rFonts w:hint="eastAsia"/>
        </w:rPr>
        <w:t>两个顿号</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7F0E" w:rsidRDefault="00AB7F0E" w:rsidP="00DF50A7">
      <w:r>
        <w:separator/>
      </w:r>
    </w:p>
  </w:endnote>
  <w:endnote w:type="continuationSeparator" w:id="0">
    <w:p w:rsidR="00AB7F0E" w:rsidRDefault="00AB7F0E" w:rsidP="00DF50A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D3C" w:rsidRDefault="00C91D3C">
    <w:pPr>
      <w:pStyle w:val="a6"/>
      <w:jc w:val="center"/>
    </w:pPr>
    <w:fldSimple w:instr=" PAGE  \* MERGEFORMAT ">
      <w:r w:rsidR="00805291">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7F0E" w:rsidRDefault="00AB7F0E" w:rsidP="00DF50A7">
      <w:r>
        <w:separator/>
      </w:r>
    </w:p>
  </w:footnote>
  <w:footnote w:type="continuationSeparator" w:id="0">
    <w:p w:rsidR="00AB7F0E" w:rsidRDefault="00AB7F0E" w:rsidP="00DF50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42334"/>
    <w:multiLevelType w:val="multilevel"/>
    <w:tmpl w:val="0CA4233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596EC909"/>
    <w:multiLevelType w:val="singleLevel"/>
    <w:tmpl w:val="596EC909"/>
    <w:lvl w:ilvl="0">
      <w:start w:val="1"/>
      <w:numFmt w:val="chineseCounting"/>
      <w:lvlText w:val="第%1章"/>
      <w:lvlJc w:val="left"/>
    </w:lvl>
  </w:abstractNum>
  <w:abstractNum w:abstractNumId="2">
    <w:nsid w:val="597018A3"/>
    <w:multiLevelType w:val="singleLevel"/>
    <w:tmpl w:val="597018A3"/>
    <w:lvl w:ilvl="0">
      <w:start w:val="1"/>
      <w:numFmt w:val="decimal"/>
      <w:suff w:val="nothing"/>
      <w:lvlText w:val="%1）"/>
      <w:lvlJc w:val="left"/>
    </w:lvl>
  </w:abstractNum>
  <w:abstractNum w:abstractNumId="3">
    <w:nsid w:val="5970190A"/>
    <w:multiLevelType w:val="singleLevel"/>
    <w:tmpl w:val="5970190A"/>
    <w:lvl w:ilvl="0">
      <w:start w:val="3"/>
      <w:numFmt w:val="decimal"/>
      <w:suff w:val="nothing"/>
      <w:lvlText w:val="%1）"/>
      <w:lvlJc w:val="left"/>
    </w:lvl>
  </w:abstractNum>
  <w:abstractNum w:abstractNumId="4">
    <w:nsid w:val="59704AE4"/>
    <w:multiLevelType w:val="singleLevel"/>
    <w:tmpl w:val="59704AE4"/>
    <w:lvl w:ilvl="0">
      <w:start w:val="3"/>
      <w:numFmt w:val="decimal"/>
      <w:suff w:val="nothing"/>
      <w:lvlText w:val="%1、"/>
      <w:lvlJc w:val="left"/>
    </w:lvl>
  </w:abstractNum>
  <w:abstractNum w:abstractNumId="5">
    <w:nsid w:val="5970AD0E"/>
    <w:multiLevelType w:val="singleLevel"/>
    <w:tmpl w:val="5970AD0E"/>
    <w:lvl w:ilvl="0">
      <w:start w:val="2"/>
      <w:numFmt w:val="decimal"/>
      <w:suff w:val="nothing"/>
      <w:lvlText w:val="%1."/>
      <w:lvlJc w:val="left"/>
    </w:lvl>
  </w:abstractNum>
  <w:abstractNum w:abstractNumId="6">
    <w:nsid w:val="606E2FF9"/>
    <w:multiLevelType w:val="hybridMultilevel"/>
    <w:tmpl w:val="5AE8100E"/>
    <w:lvl w:ilvl="0" w:tplc="3712103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5"/>
  </w:num>
  <w:num w:numId="4">
    <w:abstractNumId w:val="2"/>
  </w:num>
  <w:num w:numId="5">
    <w:abstractNumId w:val="3"/>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21EF63D3"/>
    <w:rsid w:val="00000F83"/>
    <w:rsid w:val="00002448"/>
    <w:rsid w:val="00037379"/>
    <w:rsid w:val="00054DC3"/>
    <w:rsid w:val="00056F07"/>
    <w:rsid w:val="00083DF3"/>
    <w:rsid w:val="000D7B04"/>
    <w:rsid w:val="00113FEE"/>
    <w:rsid w:val="0012290C"/>
    <w:rsid w:val="0013476C"/>
    <w:rsid w:val="001C7866"/>
    <w:rsid w:val="002A2006"/>
    <w:rsid w:val="00353B56"/>
    <w:rsid w:val="00363E31"/>
    <w:rsid w:val="003B3FDD"/>
    <w:rsid w:val="003C5C82"/>
    <w:rsid w:val="003D3F0D"/>
    <w:rsid w:val="003E4B56"/>
    <w:rsid w:val="005C5770"/>
    <w:rsid w:val="006D5A39"/>
    <w:rsid w:val="00805291"/>
    <w:rsid w:val="008C4D45"/>
    <w:rsid w:val="00947B2E"/>
    <w:rsid w:val="009B3A02"/>
    <w:rsid w:val="00A016E3"/>
    <w:rsid w:val="00A14AB7"/>
    <w:rsid w:val="00A24735"/>
    <w:rsid w:val="00AB7F0E"/>
    <w:rsid w:val="00AC63F3"/>
    <w:rsid w:val="00B01F6D"/>
    <w:rsid w:val="00B2741D"/>
    <w:rsid w:val="00B61410"/>
    <w:rsid w:val="00C11B84"/>
    <w:rsid w:val="00C913E7"/>
    <w:rsid w:val="00C91D3C"/>
    <w:rsid w:val="00CC0676"/>
    <w:rsid w:val="00CC2480"/>
    <w:rsid w:val="00D30D4B"/>
    <w:rsid w:val="00D32FA0"/>
    <w:rsid w:val="00DF50A7"/>
    <w:rsid w:val="00E04AB4"/>
    <w:rsid w:val="00E4561A"/>
    <w:rsid w:val="00E87D44"/>
    <w:rsid w:val="04D61841"/>
    <w:rsid w:val="167B02D4"/>
    <w:rsid w:val="21EF63D3"/>
    <w:rsid w:val="45A56194"/>
    <w:rsid w:val="5141437A"/>
    <w:rsid w:val="6A7E2DCD"/>
    <w:rsid w:val="6F5F60BF"/>
    <w:rsid w:val="7F4951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unhideWhenUsed="0" w:qFormat="1"/>
    <w:lsdException w:name="header" w:unhideWhenUsed="0"/>
    <w:lsdException w:name="footer" w:unhideWhenUsed="0"/>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unhideWhenUsed="0" w:qFormat="1"/>
    <w:lsdException w:name="line number" w:semiHidden="1"/>
    <w:lsdException w:name="page number" w:semiHidden="1"/>
    <w:lsdException w:name="endnote reference" w:semiHidden="1"/>
    <w:lsdException w:name="endnote text" w:semiHidden="1"/>
    <w:lsdException w:name="table of authorities" w:semiHidden="1"/>
    <w:lsdException w:name="macro" w:unhideWhenUsed="0"/>
    <w:lsdException w:name="toa heading" w:semiHidden="1"/>
    <w:lsdException w:name="List" w:semiHidden="1"/>
    <w:lsdException w:name="List Bullet" w:unhideWhenUsed="0"/>
    <w:lsdException w:name="List Number" w:unhideWhenUsed="0"/>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unhideWhenUsed="0"/>
    <w:lsdException w:name="List Continue 4" w:unhideWhenUsed="0"/>
    <w:lsdException w:name="List Continue 5" w:unhideWhenUsed="0"/>
    <w:lsdException w:name="Message Header" w:unhideWhenUsed="0"/>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unhideWhenUsed="0" w:qFormat="1"/>
    <w:lsdException w:name="Strong" w:unhideWhenUsed="0" w:qFormat="1"/>
    <w:lsdException w:name="Emphasis" w:unhideWhenUsed="0" w:qFormat="1"/>
    <w:lsdException w:name="Document Map" w:unhideWhenUsed="0"/>
    <w:lsdException w:name="Plain Text" w:semiHidden="1"/>
    <w:lsdException w:name="E-mail Signature" w:semiHidden="1"/>
    <w:lsdException w:name="HTML Top of Form" w:semiHidden="1" w:uiPriority="99"/>
    <w:lsdException w:name="HTML Bottom of Form" w:semiHidden="1" w:uiPriority="99"/>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99" w:qFormat="1"/>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unhideWhenUsed="0"/>
    <w:lsdException w:name="Table Grid" w:unhideWhenUsed="0"/>
    <w:lsdException w:name="Table Theme" w:unhideWhenUsed="0"/>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DF50A7"/>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DF50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rsid w:val="00DF50A7"/>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DF50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DF50A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DF50A7"/>
    <w:rPr>
      <w:rFonts w:ascii="宋体" w:eastAsia="宋体"/>
      <w:sz w:val="18"/>
      <w:szCs w:val="18"/>
    </w:rPr>
  </w:style>
  <w:style w:type="paragraph" w:styleId="a4">
    <w:name w:val="annotation text"/>
    <w:basedOn w:val="a"/>
    <w:link w:val="Char0"/>
    <w:qFormat/>
    <w:rsid w:val="00DF50A7"/>
    <w:pPr>
      <w:jc w:val="left"/>
    </w:pPr>
  </w:style>
  <w:style w:type="paragraph" w:styleId="a5">
    <w:name w:val="Balloon Text"/>
    <w:basedOn w:val="a"/>
    <w:link w:val="Char1"/>
    <w:rsid w:val="00DF50A7"/>
    <w:rPr>
      <w:sz w:val="18"/>
      <w:szCs w:val="18"/>
    </w:rPr>
  </w:style>
  <w:style w:type="paragraph" w:styleId="a6">
    <w:name w:val="footer"/>
    <w:basedOn w:val="a"/>
    <w:link w:val="Char2"/>
    <w:rsid w:val="00DF50A7"/>
    <w:pPr>
      <w:tabs>
        <w:tab w:val="center" w:pos="4153"/>
        <w:tab w:val="right" w:pos="8306"/>
      </w:tabs>
      <w:snapToGrid w:val="0"/>
      <w:jc w:val="left"/>
    </w:pPr>
    <w:rPr>
      <w:sz w:val="18"/>
      <w:szCs w:val="18"/>
    </w:rPr>
  </w:style>
  <w:style w:type="paragraph" w:styleId="a7">
    <w:name w:val="header"/>
    <w:basedOn w:val="a"/>
    <w:link w:val="Char3"/>
    <w:rsid w:val="00DF50A7"/>
    <w:pPr>
      <w:pBdr>
        <w:bottom w:val="single" w:sz="6" w:space="1" w:color="auto"/>
      </w:pBdr>
      <w:tabs>
        <w:tab w:val="center" w:pos="4153"/>
        <w:tab w:val="right" w:pos="8306"/>
      </w:tabs>
      <w:snapToGrid w:val="0"/>
      <w:jc w:val="center"/>
    </w:pPr>
    <w:rPr>
      <w:sz w:val="18"/>
      <w:szCs w:val="18"/>
    </w:rPr>
  </w:style>
  <w:style w:type="paragraph" w:styleId="1">
    <w:name w:val="toc 1"/>
    <w:basedOn w:val="a"/>
    <w:next w:val="a"/>
    <w:unhideWhenUsed/>
    <w:rsid w:val="00DF50A7"/>
  </w:style>
  <w:style w:type="paragraph" w:styleId="20">
    <w:name w:val="toc 2"/>
    <w:basedOn w:val="a"/>
    <w:next w:val="a"/>
    <w:unhideWhenUsed/>
    <w:rsid w:val="00DF50A7"/>
    <w:pPr>
      <w:ind w:leftChars="200" w:left="420"/>
    </w:pPr>
  </w:style>
  <w:style w:type="paragraph" w:styleId="a8">
    <w:name w:val="Normal (Web)"/>
    <w:basedOn w:val="a"/>
    <w:qFormat/>
    <w:rsid w:val="00DF50A7"/>
    <w:pPr>
      <w:spacing w:beforeAutospacing="1" w:afterAutospacing="1"/>
      <w:jc w:val="left"/>
    </w:pPr>
    <w:rPr>
      <w:rFonts w:cs="Times New Roman"/>
      <w:kern w:val="0"/>
      <w:sz w:val="24"/>
    </w:rPr>
  </w:style>
  <w:style w:type="character" w:styleId="a9">
    <w:name w:val="FollowedHyperlink"/>
    <w:basedOn w:val="a0"/>
    <w:qFormat/>
    <w:rsid w:val="00DF50A7"/>
    <w:rPr>
      <w:color w:val="800080"/>
      <w:u w:val="none"/>
    </w:rPr>
  </w:style>
  <w:style w:type="character" w:styleId="aa">
    <w:name w:val="Hyperlink"/>
    <w:basedOn w:val="a0"/>
    <w:qFormat/>
    <w:rsid w:val="00DF50A7"/>
    <w:rPr>
      <w:color w:val="0000FF"/>
      <w:u w:val="none"/>
    </w:rPr>
  </w:style>
  <w:style w:type="character" w:styleId="ab">
    <w:name w:val="annotation reference"/>
    <w:basedOn w:val="a0"/>
    <w:qFormat/>
    <w:rsid w:val="00DF50A7"/>
    <w:rPr>
      <w:sz w:val="21"/>
      <w:szCs w:val="21"/>
    </w:rPr>
  </w:style>
  <w:style w:type="table" w:styleId="ac">
    <w:name w:val="Table Grid"/>
    <w:basedOn w:val="a1"/>
    <w:rsid w:val="00DF50A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urrent">
    <w:name w:val="current"/>
    <w:basedOn w:val="a0"/>
    <w:rsid w:val="00DF50A7"/>
    <w:rPr>
      <w:color w:val="FFFFFF"/>
      <w:bdr w:val="single" w:sz="6" w:space="0" w:color="005BAC"/>
      <w:shd w:val="clear" w:color="auto" w:fill="005BAC"/>
    </w:rPr>
  </w:style>
  <w:style w:type="character" w:customStyle="1" w:styleId="disabled">
    <w:name w:val="disabled"/>
    <w:basedOn w:val="a0"/>
    <w:rsid w:val="00DF50A7"/>
    <w:rPr>
      <w:color w:val="BFBFBF"/>
      <w:bdr w:val="single" w:sz="6" w:space="0" w:color="BFBFBF"/>
    </w:rPr>
  </w:style>
  <w:style w:type="paragraph" w:customStyle="1" w:styleId="152">
    <w:name w:val="样式 小四 行距: 1.5 倍行距 首行缩进:  2 字符"/>
    <w:basedOn w:val="a"/>
    <w:uiPriority w:val="99"/>
    <w:qFormat/>
    <w:rsid w:val="00DF50A7"/>
    <w:pPr>
      <w:spacing w:line="360" w:lineRule="auto"/>
      <w:ind w:firstLineChars="200" w:firstLine="480"/>
    </w:pPr>
    <w:rPr>
      <w:rFonts w:ascii="Times New Roman" w:eastAsia="宋体" w:hAnsi="Times New Roman" w:cs="宋体"/>
      <w:sz w:val="24"/>
      <w:szCs w:val="20"/>
    </w:rPr>
  </w:style>
  <w:style w:type="paragraph" w:customStyle="1" w:styleId="10">
    <w:name w:val="列出段落1"/>
    <w:basedOn w:val="a"/>
    <w:uiPriority w:val="99"/>
    <w:qFormat/>
    <w:rsid w:val="00DF50A7"/>
    <w:pPr>
      <w:widowControl/>
      <w:ind w:firstLineChars="200" w:firstLine="420"/>
      <w:jc w:val="left"/>
    </w:pPr>
    <w:rPr>
      <w:rFonts w:ascii="宋体" w:eastAsia="宋体" w:hAnsi="宋体" w:cs="宋体"/>
      <w:kern w:val="0"/>
      <w:sz w:val="24"/>
    </w:rPr>
  </w:style>
  <w:style w:type="character" w:customStyle="1" w:styleId="4Char">
    <w:name w:val="标题 4 Char"/>
    <w:basedOn w:val="a0"/>
    <w:link w:val="4"/>
    <w:uiPriority w:val="9"/>
    <w:qFormat/>
    <w:rsid w:val="00DF50A7"/>
    <w:rPr>
      <w:rFonts w:asciiTheme="majorHAnsi" w:eastAsiaTheme="majorEastAsia" w:hAnsiTheme="majorHAnsi" w:cstheme="majorBidi"/>
      <w:b/>
      <w:bCs/>
      <w:sz w:val="28"/>
      <w:szCs w:val="28"/>
    </w:rPr>
  </w:style>
  <w:style w:type="character" w:customStyle="1" w:styleId="Char3">
    <w:name w:val="页眉 Char"/>
    <w:basedOn w:val="a0"/>
    <w:link w:val="a7"/>
    <w:qFormat/>
    <w:rsid w:val="00DF50A7"/>
    <w:rPr>
      <w:rFonts w:asciiTheme="minorHAnsi" w:eastAsiaTheme="minorEastAsia" w:hAnsiTheme="minorHAnsi" w:cstheme="minorBidi"/>
      <w:kern w:val="2"/>
      <w:sz w:val="18"/>
      <w:szCs w:val="18"/>
    </w:rPr>
  </w:style>
  <w:style w:type="character" w:customStyle="1" w:styleId="Char2">
    <w:name w:val="页脚 Char"/>
    <w:basedOn w:val="a0"/>
    <w:link w:val="a6"/>
    <w:rsid w:val="00DF50A7"/>
    <w:rPr>
      <w:rFonts w:asciiTheme="minorHAnsi" w:eastAsiaTheme="minorEastAsia" w:hAnsiTheme="minorHAnsi" w:cstheme="minorBidi"/>
      <w:kern w:val="2"/>
      <w:sz w:val="18"/>
      <w:szCs w:val="18"/>
    </w:rPr>
  </w:style>
  <w:style w:type="character" w:customStyle="1" w:styleId="Char1">
    <w:name w:val="批注框文本 Char"/>
    <w:basedOn w:val="a0"/>
    <w:link w:val="a5"/>
    <w:rsid w:val="00DF50A7"/>
    <w:rPr>
      <w:rFonts w:asciiTheme="minorHAnsi" w:eastAsiaTheme="minorEastAsia" w:hAnsiTheme="minorHAnsi" w:cstheme="minorBidi"/>
      <w:kern w:val="2"/>
      <w:sz w:val="18"/>
      <w:szCs w:val="18"/>
    </w:rPr>
  </w:style>
  <w:style w:type="character" w:customStyle="1" w:styleId="Char">
    <w:name w:val="文档结构图 Char"/>
    <w:basedOn w:val="a0"/>
    <w:link w:val="a3"/>
    <w:rsid w:val="00DF50A7"/>
    <w:rPr>
      <w:rFonts w:ascii="宋体" w:hAnsiTheme="minorHAnsi" w:cstheme="minorBidi"/>
      <w:kern w:val="2"/>
      <w:sz w:val="18"/>
      <w:szCs w:val="18"/>
    </w:rPr>
  </w:style>
  <w:style w:type="paragraph" w:customStyle="1" w:styleId="21">
    <w:name w:val="列出段落2"/>
    <w:basedOn w:val="a"/>
    <w:uiPriority w:val="99"/>
    <w:unhideWhenUsed/>
    <w:rsid w:val="00DF50A7"/>
    <w:pPr>
      <w:ind w:firstLineChars="200" w:firstLine="420"/>
    </w:pPr>
  </w:style>
  <w:style w:type="character" w:customStyle="1" w:styleId="5Char">
    <w:name w:val="标题 5 Char"/>
    <w:basedOn w:val="a0"/>
    <w:link w:val="5"/>
    <w:qFormat/>
    <w:rsid w:val="00DF50A7"/>
    <w:rPr>
      <w:rFonts w:asciiTheme="minorHAnsi" w:eastAsiaTheme="minorEastAsia" w:hAnsiTheme="minorHAnsi" w:cstheme="minorBidi"/>
      <w:b/>
      <w:bCs/>
      <w:kern w:val="2"/>
      <w:sz w:val="28"/>
      <w:szCs w:val="28"/>
    </w:rPr>
  </w:style>
  <w:style w:type="paragraph" w:styleId="ad">
    <w:name w:val="annotation subject"/>
    <w:basedOn w:val="a4"/>
    <w:next w:val="a4"/>
    <w:link w:val="Char4"/>
    <w:semiHidden/>
    <w:unhideWhenUsed/>
    <w:rsid w:val="00002448"/>
    <w:rPr>
      <w:b/>
      <w:bCs/>
    </w:rPr>
  </w:style>
  <w:style w:type="character" w:customStyle="1" w:styleId="Char0">
    <w:name w:val="批注文字 Char"/>
    <w:basedOn w:val="a0"/>
    <w:link w:val="a4"/>
    <w:rsid w:val="00002448"/>
    <w:rPr>
      <w:rFonts w:asciiTheme="minorHAnsi" w:eastAsiaTheme="minorEastAsia" w:hAnsiTheme="minorHAnsi" w:cstheme="minorBidi"/>
      <w:kern w:val="2"/>
      <w:sz w:val="21"/>
      <w:szCs w:val="24"/>
    </w:rPr>
  </w:style>
  <w:style w:type="character" w:customStyle="1" w:styleId="Char4">
    <w:name w:val="批注主题 Char"/>
    <w:basedOn w:val="Char0"/>
    <w:link w:val="ad"/>
    <w:rsid w:val="00002448"/>
  </w:style>
  <w:style w:type="paragraph" w:styleId="ae">
    <w:name w:val="List Paragraph"/>
    <w:basedOn w:val="a"/>
    <w:uiPriority w:val="99"/>
    <w:unhideWhenUsed/>
    <w:rsid w:val="00C91D3C"/>
    <w:pPr>
      <w:ind w:firstLineChars="200" w:firstLine="420"/>
    </w:pPr>
  </w:style>
  <w:style w:type="character" w:styleId="af">
    <w:name w:val="Placeholder Text"/>
    <w:basedOn w:val="a0"/>
    <w:uiPriority w:val="99"/>
    <w:unhideWhenUsed/>
    <w:rsid w:val="00C91D3C"/>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omments" Target="comments.xml"/><Relationship Id="rId26" Type="http://schemas.openxmlformats.org/officeDocument/2006/relationships/diagramData" Target="diagrams/data2.xml"/><Relationship Id="rId39"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3.wmf"/><Relationship Id="rId42" Type="http://schemas.openxmlformats.org/officeDocument/2006/relationships/diagramQuickStyle" Target="diagrams/quickStyle3.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hart" Target="charts/chart1.xml"/><Relationship Id="rId38" Type="http://schemas.openxmlformats.org/officeDocument/2006/relationships/image" Target="media/image15.wmf"/><Relationship Id="rId46" Type="http://schemas.openxmlformats.org/officeDocument/2006/relationships/hyperlink" Target="http://www.lpck.cn" TargetMode="Externa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diagramColors" Target="diagrams/colors2.xml"/><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diagramData" Target="diagrams/data3.xml"/><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diagramQuickStyle" Target="diagrams/quickStyle2.xml"/><Relationship Id="rId36" Type="http://schemas.openxmlformats.org/officeDocument/2006/relationships/image" Target="media/image14.w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2.wmf"/><Relationship Id="rId44" Type="http://schemas.microsoft.com/office/2007/relationships/diagramDrawing" Target="diagrams/drawing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oleObject" Target="embeddings/oleObject2.bin"/><Relationship Id="rId43" Type="http://schemas.openxmlformats.org/officeDocument/2006/relationships/diagramColors" Target="diagrams/colors3.xml"/><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tmp00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plotArea>
      <c:layout/>
      <c:lineChart>
        <c:grouping val="standard"/>
        <c:ser>
          <c:idx val="0"/>
          <c:order val="0"/>
          <c:tx>
            <c:strRef>
              <c:f>'[tmp001.xls]SQL Results'!$F$1</c:f>
              <c:strCache>
                <c:ptCount val="1"/>
                <c:pt idx="0">
                  <c:v>上汽大众</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'[tmp001.xls]SQL Results'!$E$5:$E$28</c:f>
              <c:strCache>
                <c:ptCount val="24"/>
                <c:pt idx="0">
                  <c:v>2015/01</c:v>
                </c:pt>
                <c:pt idx="1">
                  <c:v>2015/02</c:v>
                </c:pt>
                <c:pt idx="2">
                  <c:v>2015/03</c:v>
                </c:pt>
                <c:pt idx="3">
                  <c:v>2015/04</c:v>
                </c:pt>
                <c:pt idx="4">
                  <c:v>2015/05</c:v>
                </c:pt>
                <c:pt idx="5">
                  <c:v>2015/06</c:v>
                </c:pt>
                <c:pt idx="6">
                  <c:v>2015/07</c:v>
                </c:pt>
                <c:pt idx="7">
                  <c:v>2015/08</c:v>
                </c:pt>
                <c:pt idx="8">
                  <c:v>2015/09</c:v>
                </c:pt>
                <c:pt idx="9">
                  <c:v>2015/10</c:v>
                </c:pt>
                <c:pt idx="10">
                  <c:v>2015/11</c:v>
                </c:pt>
                <c:pt idx="11">
                  <c:v>2015/12</c:v>
                </c:pt>
                <c:pt idx="12">
                  <c:v>2016/01</c:v>
                </c:pt>
                <c:pt idx="13">
                  <c:v>2016/02</c:v>
                </c:pt>
                <c:pt idx="14">
                  <c:v>2016/03</c:v>
                </c:pt>
                <c:pt idx="15">
                  <c:v>2016/04</c:v>
                </c:pt>
                <c:pt idx="16">
                  <c:v>2016/05</c:v>
                </c:pt>
                <c:pt idx="17">
                  <c:v>2016/06</c:v>
                </c:pt>
                <c:pt idx="18">
                  <c:v>2016/07</c:v>
                </c:pt>
                <c:pt idx="19">
                  <c:v>2016/08</c:v>
                </c:pt>
                <c:pt idx="20">
                  <c:v>2016/09</c:v>
                </c:pt>
                <c:pt idx="21">
                  <c:v>2016/10</c:v>
                </c:pt>
                <c:pt idx="22">
                  <c:v>2016/11</c:v>
                </c:pt>
                <c:pt idx="23">
                  <c:v>2016/12</c:v>
                </c:pt>
              </c:strCache>
            </c:strRef>
          </c:cat>
          <c:val>
            <c:numRef>
              <c:f>'[tmp001.xls]SQL Results'!$F$5:$F$28</c:f>
              <c:numCache>
                <c:formatCode>0_ </c:formatCode>
                <c:ptCount val="24"/>
                <c:pt idx="0">
                  <c:v>100</c:v>
                </c:pt>
                <c:pt idx="1">
                  <c:v>97.86430145285324</c:v>
                </c:pt>
                <c:pt idx="2">
                  <c:v>97.453927341879307</c:v>
                </c:pt>
                <c:pt idx="3">
                  <c:v>93.185782123859937</c:v>
                </c:pt>
                <c:pt idx="4">
                  <c:v>92.502375527362688</c:v>
                </c:pt>
                <c:pt idx="5">
                  <c:v>91.167489974961583</c:v>
                </c:pt>
                <c:pt idx="6">
                  <c:v>92.8358409713057</c:v>
                </c:pt>
                <c:pt idx="7">
                  <c:v>97.979678718318681</c:v>
                </c:pt>
                <c:pt idx="8">
                  <c:v>96.392889820924708</c:v>
                </c:pt>
                <c:pt idx="9">
                  <c:v>100.63104689408692</c:v>
                </c:pt>
                <c:pt idx="10">
                  <c:v>100.22227772978798</c:v>
                </c:pt>
                <c:pt idx="11">
                  <c:v>102.81258692250798</c:v>
                </c:pt>
                <c:pt idx="12">
                  <c:v>105.10921237906598</c:v>
                </c:pt>
                <c:pt idx="13">
                  <c:v>108.63803997074298</c:v>
                </c:pt>
                <c:pt idx="14">
                  <c:v>110.66589530088592</c:v>
                </c:pt>
                <c:pt idx="15">
                  <c:v>111.80450162253098</c:v>
                </c:pt>
                <c:pt idx="16">
                  <c:v>112.978360505507</c:v>
                </c:pt>
                <c:pt idx="17">
                  <c:v>114.93680430862598</c:v>
                </c:pt>
                <c:pt idx="18">
                  <c:v>118.02758326981711</c:v>
                </c:pt>
                <c:pt idx="19">
                  <c:v>116.48805775680994</c:v>
                </c:pt>
                <c:pt idx="20">
                  <c:v>114.47279848318294</c:v>
                </c:pt>
                <c:pt idx="21">
                  <c:v>118.706970423979</c:v>
                </c:pt>
                <c:pt idx="22">
                  <c:v>118.45832412494202</c:v>
                </c:pt>
                <c:pt idx="23">
                  <c:v>114.85925636074802</c:v>
                </c:pt>
              </c:numCache>
            </c:numRef>
          </c:val>
        </c:ser>
        <c:dLbls>
          <c:showVal val="1"/>
        </c:dLbls>
        <c:marker val="1"/>
        <c:axId val="221304704"/>
        <c:axId val="221306240"/>
      </c:lineChart>
      <c:catAx>
        <c:axId val="221304704"/>
        <c:scaling>
          <c:orientation val="minMax"/>
        </c:scaling>
        <c:axPos val="b"/>
        <c:numFmt formatCode="General" sourceLinked="0"/>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1306240"/>
        <c:crosses val="autoZero"/>
        <c:auto val="1"/>
        <c:lblAlgn val="ctr"/>
        <c:lblOffset val="100"/>
      </c:catAx>
      <c:valAx>
        <c:axId val="221306240"/>
        <c:scaling>
          <c:orientation val="minMax"/>
          <c:max val="120"/>
          <c:min val="90"/>
        </c:scaling>
        <c:axPos val="l"/>
        <c:majorGridlines>
          <c:spPr>
            <a:ln w="9525" cap="flat" cmpd="sng" algn="ctr">
              <a:solidFill>
                <a:schemeClr val="tx1">
                  <a:lumMod val="15000"/>
                  <a:lumOff val="85000"/>
                </a:schemeClr>
              </a:solidFill>
              <a:prstDash val="solid"/>
              <a:round/>
            </a:ln>
            <a:effectLst/>
          </c:spPr>
        </c:majorGridlines>
        <c:numFmt formatCode="0_ " sourceLinked="1"/>
        <c:maj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13047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8DCCA84-845D-4AFA-B5C9-F6524C28B363}" type="doc">
      <dgm:prSet loTypeId="urn:microsoft.com/office/officeart/2005/8/layout/radial3" loCatId="cycle" qsTypeId="urn:microsoft.com/office/officeart/2005/8/quickstyle/simple1#3" qsCatId="simple" csTypeId="urn:microsoft.com/office/officeart/2005/8/colors/accent1_2#3" csCatId="accent1" phldr="0"/>
      <dgm:spPr/>
      <dgm:t>
        <a:bodyPr/>
        <a:lstStyle/>
        <a:p>
          <a:endParaRPr lang="zh-CN" altLang="en-US"/>
        </a:p>
      </dgm:t>
    </dgm:pt>
    <dgm:pt modelId="{3B7D232D-7CD3-4CE8-9F64-CD8AC0A8F086}">
      <dgm:prSet phldrT="[文本]" phldr="0" custT="0"/>
      <dgm:spPr/>
      <dgm:t>
        <a:bodyPr vert="horz" wrap="square"/>
        <a:lstStyle/>
        <a:p>
          <a:pPr algn="ctr">
            <a:lnSpc>
              <a:spcPct val="100000"/>
            </a:lnSpc>
            <a:spcBef>
              <a:spcPct val="0"/>
            </a:spcBef>
            <a:spcAft>
              <a:spcPct val="35000"/>
            </a:spcAft>
          </a:pPr>
          <a:r>
            <a:rPr lang="zh-CN" altLang="en-US"/>
            <a:t>多变量分析</a:t>
          </a:r>
        </a:p>
      </dgm:t>
    </dgm:pt>
    <dgm:pt modelId="{C7F2A52F-E9AF-4FE6-B5CD-C166BF0ADD11}" type="parTrans" cxnId="{7686F509-DACF-4CBB-8218-FC7F434927CA}">
      <dgm:prSet/>
      <dgm:spPr/>
      <dgm:t>
        <a:bodyPr/>
        <a:lstStyle/>
        <a:p>
          <a:pPr algn="ctr"/>
          <a:endParaRPr lang="zh-CN" altLang="en-US"/>
        </a:p>
      </dgm:t>
    </dgm:pt>
    <dgm:pt modelId="{30BC1A13-A670-40BD-AA58-D31C951E8C01}" type="sibTrans" cxnId="{7686F509-DACF-4CBB-8218-FC7F434927CA}">
      <dgm:prSet/>
      <dgm:spPr/>
      <dgm:t>
        <a:bodyPr/>
        <a:lstStyle/>
        <a:p>
          <a:pPr algn="ctr"/>
          <a:endParaRPr lang="zh-CN" altLang="en-US"/>
        </a:p>
      </dgm:t>
    </dgm:pt>
    <dgm:pt modelId="{C7B2594F-967C-49BB-B2B4-428D59DF0E5B}">
      <dgm:prSet phldrT="[文本]" phldr="0" custT="0"/>
      <dgm:spPr/>
      <dgm:t>
        <a:bodyPr vert="horz" wrap="square"/>
        <a:lstStyle/>
        <a:p>
          <a:pPr algn="ctr">
            <a:lnSpc>
              <a:spcPct val="100000"/>
            </a:lnSpc>
            <a:spcBef>
              <a:spcPct val="0"/>
            </a:spcBef>
            <a:spcAft>
              <a:spcPct val="35000"/>
            </a:spcAft>
          </a:pPr>
          <a:r>
            <a:rPr lang="zh-CN" altLang="en-US"/>
            <a:t>时间</a:t>
          </a:r>
        </a:p>
      </dgm:t>
    </dgm:pt>
    <dgm:pt modelId="{BDBB4B8B-EAF7-4324-AC79-B5938C48C343}" type="parTrans" cxnId="{2040B6B4-0403-468D-95E8-6BBEC666783A}">
      <dgm:prSet/>
      <dgm:spPr/>
      <dgm:t>
        <a:bodyPr/>
        <a:lstStyle/>
        <a:p>
          <a:pPr algn="ctr"/>
          <a:endParaRPr lang="zh-CN" altLang="en-US"/>
        </a:p>
      </dgm:t>
    </dgm:pt>
    <dgm:pt modelId="{33450FBC-DB64-439A-8E3F-E2574AEFCA86}" type="sibTrans" cxnId="{2040B6B4-0403-468D-95E8-6BBEC666783A}">
      <dgm:prSet/>
      <dgm:spPr/>
      <dgm:t>
        <a:bodyPr/>
        <a:lstStyle/>
        <a:p>
          <a:pPr algn="ctr"/>
          <a:endParaRPr lang="zh-CN" altLang="en-US"/>
        </a:p>
      </dgm:t>
    </dgm:pt>
    <dgm:pt modelId="{2754153E-2870-4A58-BD98-DAF85237F37A}">
      <dgm:prSet phldrT="[文本]" phldr="0" custT="0"/>
      <dgm:spPr/>
      <dgm:t>
        <a:bodyPr vert="horz" wrap="square"/>
        <a:lstStyle/>
        <a:p>
          <a:pPr algn="ctr">
            <a:lnSpc>
              <a:spcPct val="100000"/>
            </a:lnSpc>
            <a:spcBef>
              <a:spcPct val="0"/>
            </a:spcBef>
            <a:spcAft>
              <a:spcPct val="35000"/>
            </a:spcAft>
          </a:pPr>
          <a:r>
            <a:rPr lang="zh-CN" altLang="en-US"/>
            <a:t>车型品牌</a:t>
          </a:r>
        </a:p>
      </dgm:t>
    </dgm:pt>
    <dgm:pt modelId="{42C2D6D1-657F-4D95-8E73-20ABF221F4DE}" type="parTrans" cxnId="{6F2EF61F-B41A-4100-92BA-82F4674F72E4}">
      <dgm:prSet/>
      <dgm:spPr/>
      <dgm:t>
        <a:bodyPr/>
        <a:lstStyle/>
        <a:p>
          <a:pPr algn="ctr"/>
          <a:endParaRPr lang="zh-CN" altLang="en-US"/>
        </a:p>
      </dgm:t>
    </dgm:pt>
    <dgm:pt modelId="{2EBAC0DD-319C-4E29-BF39-DF789C3A671B}" type="sibTrans" cxnId="{6F2EF61F-B41A-4100-92BA-82F4674F72E4}">
      <dgm:prSet/>
      <dgm:spPr/>
      <dgm:t>
        <a:bodyPr/>
        <a:lstStyle/>
        <a:p>
          <a:pPr algn="ctr"/>
          <a:endParaRPr lang="zh-CN" altLang="en-US"/>
        </a:p>
      </dgm:t>
    </dgm:pt>
    <dgm:pt modelId="{82717C1F-66C6-4A94-9A71-62F2105F77AB}">
      <dgm:prSet phldrT="[文本]" phldr="0" custT="0"/>
      <dgm:spPr/>
      <dgm:t>
        <a:bodyPr vert="horz" wrap="square"/>
        <a:lstStyle/>
        <a:p>
          <a:pPr algn="ctr">
            <a:lnSpc>
              <a:spcPct val="100000"/>
            </a:lnSpc>
            <a:spcBef>
              <a:spcPct val="0"/>
            </a:spcBef>
            <a:spcAft>
              <a:spcPct val="35000"/>
            </a:spcAft>
          </a:pPr>
          <a:r>
            <a:rPr lang="zh-CN" altLang="en-US"/>
            <a:t>空间</a:t>
          </a:r>
        </a:p>
      </dgm:t>
    </dgm:pt>
    <dgm:pt modelId="{76E20547-2B14-46FF-8876-56FF1C0E3AD3}" type="parTrans" cxnId="{3F81C085-AD9F-4B67-B768-F92625BB1174}">
      <dgm:prSet/>
      <dgm:spPr/>
      <dgm:t>
        <a:bodyPr/>
        <a:lstStyle/>
        <a:p>
          <a:pPr algn="ctr"/>
          <a:endParaRPr lang="zh-CN" altLang="en-US"/>
        </a:p>
      </dgm:t>
    </dgm:pt>
    <dgm:pt modelId="{5D0F8D1F-49D5-4EDC-83FB-B27D620915A5}" type="sibTrans" cxnId="{3F81C085-AD9F-4B67-B768-F92625BB1174}">
      <dgm:prSet/>
      <dgm:spPr/>
      <dgm:t>
        <a:bodyPr/>
        <a:lstStyle/>
        <a:p>
          <a:pPr algn="ctr"/>
          <a:endParaRPr lang="zh-CN" altLang="en-US"/>
        </a:p>
      </dgm:t>
    </dgm:pt>
    <dgm:pt modelId="{C397CB15-7790-4F1A-896D-7552F2F7F294}" type="pres">
      <dgm:prSet presAssocID="{08DCCA84-845D-4AFA-B5C9-F6524C28B363}" presName="composite" presStyleCnt="0">
        <dgm:presLayoutVars>
          <dgm:chMax val="1"/>
          <dgm:dir/>
          <dgm:resizeHandles val="exact"/>
        </dgm:presLayoutVars>
      </dgm:prSet>
      <dgm:spPr/>
      <dgm:t>
        <a:bodyPr/>
        <a:lstStyle/>
        <a:p>
          <a:endParaRPr lang="zh-CN" altLang="en-US"/>
        </a:p>
      </dgm:t>
    </dgm:pt>
    <dgm:pt modelId="{947B5A56-686A-4842-A85E-F213490D2A53}" type="pres">
      <dgm:prSet presAssocID="{08DCCA84-845D-4AFA-B5C9-F6524C28B363}" presName="radial" presStyleCnt="0">
        <dgm:presLayoutVars>
          <dgm:animLvl val="ctr"/>
        </dgm:presLayoutVars>
      </dgm:prSet>
      <dgm:spPr/>
    </dgm:pt>
    <dgm:pt modelId="{4D249092-DA8C-4681-AA9C-207F2DFD3154}" type="pres">
      <dgm:prSet presAssocID="{3B7D232D-7CD3-4CE8-9F64-CD8AC0A8F086}" presName="centerShape" presStyleLbl="vennNode1" presStyleIdx="0" presStyleCnt="4"/>
      <dgm:spPr/>
      <dgm:t>
        <a:bodyPr/>
        <a:lstStyle/>
        <a:p>
          <a:endParaRPr lang="zh-CN" altLang="en-US"/>
        </a:p>
      </dgm:t>
    </dgm:pt>
    <dgm:pt modelId="{0ABA4A14-2574-4777-939A-8A91AE25FBF5}" type="pres">
      <dgm:prSet presAssocID="{C7B2594F-967C-49BB-B2B4-428D59DF0E5B}" presName="node" presStyleLbl="vennNode1" presStyleIdx="1" presStyleCnt="4">
        <dgm:presLayoutVars>
          <dgm:bulletEnabled val="1"/>
        </dgm:presLayoutVars>
      </dgm:prSet>
      <dgm:spPr/>
      <dgm:t>
        <a:bodyPr/>
        <a:lstStyle/>
        <a:p>
          <a:endParaRPr lang="zh-CN" altLang="en-US"/>
        </a:p>
      </dgm:t>
    </dgm:pt>
    <dgm:pt modelId="{A9981A18-75F3-41F3-9957-B40659E402CE}" type="pres">
      <dgm:prSet presAssocID="{2754153E-2870-4A58-BD98-DAF85237F37A}" presName="node" presStyleLbl="vennNode1" presStyleIdx="2" presStyleCnt="4">
        <dgm:presLayoutVars>
          <dgm:bulletEnabled val="1"/>
        </dgm:presLayoutVars>
      </dgm:prSet>
      <dgm:spPr/>
      <dgm:t>
        <a:bodyPr/>
        <a:lstStyle/>
        <a:p>
          <a:endParaRPr lang="zh-CN" altLang="en-US"/>
        </a:p>
      </dgm:t>
    </dgm:pt>
    <dgm:pt modelId="{5BB31F2C-9F6F-461E-B8AE-DAD63322F779}" type="pres">
      <dgm:prSet presAssocID="{82717C1F-66C6-4A94-9A71-62F2105F77AB}" presName="node" presStyleLbl="vennNode1" presStyleIdx="3" presStyleCnt="4">
        <dgm:presLayoutVars>
          <dgm:bulletEnabled val="1"/>
        </dgm:presLayoutVars>
      </dgm:prSet>
      <dgm:spPr/>
      <dgm:t>
        <a:bodyPr/>
        <a:lstStyle/>
        <a:p>
          <a:endParaRPr lang="zh-CN" altLang="en-US"/>
        </a:p>
      </dgm:t>
    </dgm:pt>
  </dgm:ptLst>
  <dgm:cxnLst>
    <dgm:cxn modelId="{4AEAECB3-DB5D-41F8-A93E-BB245A68D579}" type="presOf" srcId="{82717C1F-66C6-4A94-9A71-62F2105F77AB}" destId="{5BB31F2C-9F6F-461E-B8AE-DAD63322F779}" srcOrd="0" destOrd="0" presId="urn:microsoft.com/office/officeart/2005/8/layout/radial3"/>
    <dgm:cxn modelId="{2040B6B4-0403-468D-95E8-6BBEC666783A}" srcId="{3B7D232D-7CD3-4CE8-9F64-CD8AC0A8F086}" destId="{C7B2594F-967C-49BB-B2B4-428D59DF0E5B}" srcOrd="0" destOrd="0" parTransId="{BDBB4B8B-EAF7-4324-AC79-B5938C48C343}" sibTransId="{33450FBC-DB64-439A-8E3F-E2574AEFCA86}"/>
    <dgm:cxn modelId="{3F81C085-AD9F-4B67-B768-F92625BB1174}" srcId="{3B7D232D-7CD3-4CE8-9F64-CD8AC0A8F086}" destId="{82717C1F-66C6-4A94-9A71-62F2105F77AB}" srcOrd="2" destOrd="0" parTransId="{76E20547-2B14-46FF-8876-56FF1C0E3AD3}" sibTransId="{5D0F8D1F-49D5-4EDC-83FB-B27D620915A5}"/>
    <dgm:cxn modelId="{7686F509-DACF-4CBB-8218-FC7F434927CA}" srcId="{08DCCA84-845D-4AFA-B5C9-F6524C28B363}" destId="{3B7D232D-7CD3-4CE8-9F64-CD8AC0A8F086}" srcOrd="0" destOrd="0" parTransId="{C7F2A52F-E9AF-4FE6-B5CD-C166BF0ADD11}" sibTransId="{30BC1A13-A670-40BD-AA58-D31C951E8C01}"/>
    <dgm:cxn modelId="{49E5F952-A1D6-4B14-A85F-1C2013E08E83}" type="presOf" srcId="{C7B2594F-967C-49BB-B2B4-428D59DF0E5B}" destId="{0ABA4A14-2574-4777-939A-8A91AE25FBF5}" srcOrd="0" destOrd="0" presId="urn:microsoft.com/office/officeart/2005/8/layout/radial3"/>
    <dgm:cxn modelId="{9D0699E1-722C-4787-B79A-67A7C8275A79}" type="presOf" srcId="{3B7D232D-7CD3-4CE8-9F64-CD8AC0A8F086}" destId="{4D249092-DA8C-4681-AA9C-207F2DFD3154}" srcOrd="0" destOrd="0" presId="urn:microsoft.com/office/officeart/2005/8/layout/radial3"/>
    <dgm:cxn modelId="{6F2EF61F-B41A-4100-92BA-82F4674F72E4}" srcId="{3B7D232D-7CD3-4CE8-9F64-CD8AC0A8F086}" destId="{2754153E-2870-4A58-BD98-DAF85237F37A}" srcOrd="1" destOrd="0" parTransId="{42C2D6D1-657F-4D95-8E73-20ABF221F4DE}" sibTransId="{2EBAC0DD-319C-4E29-BF39-DF789C3A671B}"/>
    <dgm:cxn modelId="{2DF5694E-D8EE-4E22-92A7-6B52DA595D7B}" type="presOf" srcId="{2754153E-2870-4A58-BD98-DAF85237F37A}" destId="{A9981A18-75F3-41F3-9957-B40659E402CE}" srcOrd="0" destOrd="0" presId="urn:microsoft.com/office/officeart/2005/8/layout/radial3"/>
    <dgm:cxn modelId="{9D775A1C-1F9C-4963-B329-0D41A666C7C4}" type="presOf" srcId="{08DCCA84-845D-4AFA-B5C9-F6524C28B363}" destId="{C397CB15-7790-4F1A-896D-7552F2F7F294}" srcOrd="0" destOrd="0" presId="urn:microsoft.com/office/officeart/2005/8/layout/radial3"/>
    <dgm:cxn modelId="{09E49753-0D2C-4161-86AC-3A76B8063892}" type="presParOf" srcId="{C397CB15-7790-4F1A-896D-7552F2F7F294}" destId="{947B5A56-686A-4842-A85E-F213490D2A53}" srcOrd="0" destOrd="0" presId="urn:microsoft.com/office/officeart/2005/8/layout/radial3"/>
    <dgm:cxn modelId="{9709B1C6-19A6-405C-8F37-068C2A94BC80}" type="presParOf" srcId="{947B5A56-686A-4842-A85E-F213490D2A53}" destId="{4D249092-DA8C-4681-AA9C-207F2DFD3154}" srcOrd="0" destOrd="0" presId="urn:microsoft.com/office/officeart/2005/8/layout/radial3"/>
    <dgm:cxn modelId="{CCB459C2-5B46-4E16-93EC-C27E33FD9085}" type="presParOf" srcId="{947B5A56-686A-4842-A85E-F213490D2A53}" destId="{0ABA4A14-2574-4777-939A-8A91AE25FBF5}" srcOrd="1" destOrd="0" presId="urn:microsoft.com/office/officeart/2005/8/layout/radial3"/>
    <dgm:cxn modelId="{BDBB4F46-EDD7-4DDE-BEFA-3880B8C0F401}" type="presParOf" srcId="{947B5A56-686A-4842-A85E-F213490D2A53}" destId="{A9981A18-75F3-41F3-9957-B40659E402CE}" srcOrd="2" destOrd="0" presId="urn:microsoft.com/office/officeart/2005/8/layout/radial3"/>
    <dgm:cxn modelId="{1F0644F6-8900-49B7-B6EB-4B74EF595076}" type="presParOf" srcId="{947B5A56-686A-4842-A85E-F213490D2A53}" destId="{5BB31F2C-9F6F-461E-B8AE-DAD63322F779}" srcOrd="3" destOrd="0" presId="urn:microsoft.com/office/officeart/2005/8/layout/radial3"/>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47C757F0-AA23-46BE-9311-EA432CDEEAA1}">
      <dgm:prSet phldrT="[文本]" phldr="0" custT="0"/>
      <dgm:spPr/>
      <dgm:t>
        <a:bodyPr vert="horz" wrap="square"/>
        <a:lstStyle/>
        <a:p>
          <a:pPr algn="ctr">
            <a:lnSpc>
              <a:spcPct val="100000"/>
            </a:lnSpc>
            <a:spcBef>
              <a:spcPct val="0"/>
            </a:spcBef>
            <a:spcAft>
              <a:spcPct val="35000"/>
            </a:spcAft>
          </a:pPr>
          <a:r>
            <a:rPr lang="zh-CN" altLang="en-US"/>
            <a:t>动态指标</a:t>
          </a:r>
        </a:p>
      </dgm:t>
    </dgm:pt>
    <dgm:pt modelId="{AB39B06D-FE6C-48B2-B5B4-77CD0C8CF7AD}" type="parTrans" cxnId="{863E2751-BEFB-411E-8448-CF0F803B13F6}">
      <dgm:prSet/>
      <dgm:spPr/>
      <dgm:t>
        <a:bodyPr/>
        <a:lstStyle/>
        <a:p>
          <a:endParaRPr lang="zh-CN" altLang="en-US"/>
        </a:p>
      </dgm:t>
    </dgm:pt>
    <dgm:pt modelId="{DF0D1C21-B79E-4875-B7FA-EF183CB48B88}" type="sibTrans" cxnId="{863E2751-BEFB-411E-8448-CF0F803B13F6}">
      <dgm:prSet/>
      <dgm:spPr/>
      <dgm:t>
        <a:bodyPr/>
        <a:lstStyle/>
        <a:p>
          <a:endParaRPr lang="zh-CN" altLang="en-US"/>
        </a:p>
      </dgm:t>
    </dgm:pt>
    <dgm:pt modelId="{12714FC6-8B41-47E5-91DD-F02D34D23B93}">
      <dgm:prSet phldrT="[文本]" phldr="0" custT="0"/>
      <dgm:spPr/>
      <dgm:t>
        <a:bodyPr vert="horz" wrap="square"/>
        <a:lstStyle/>
        <a:p>
          <a:pPr algn="ctr">
            <a:lnSpc>
              <a:spcPct val="100000"/>
            </a:lnSpc>
            <a:spcBef>
              <a:spcPct val="0"/>
            </a:spcBef>
            <a:spcAft>
              <a:spcPct val="35000"/>
            </a:spcAft>
          </a:pPr>
          <a:r>
            <a:rPr lang="zh-CN" altLang="en-US"/>
            <a:t>配件价格 指数</a:t>
          </a:r>
          <a:endParaRPr/>
        </a:p>
      </dgm:t>
    </dgm:pt>
    <dgm:pt modelId="{EACD17F5-D793-4A43-B489-D1804D50CFEF}" type="parTrans" cxnId="{9EF81617-DB19-4D68-A68B-00A930319305}">
      <dgm:prSet/>
      <dgm:spPr/>
      <dgm:t>
        <a:bodyPr/>
        <a:lstStyle/>
        <a:p>
          <a:endParaRPr lang="zh-CN" altLang="en-US"/>
        </a:p>
      </dgm:t>
    </dgm:pt>
    <dgm:pt modelId="{FA45D93F-0724-4936-AA45-E6762732A19D}" type="sibTrans" cxnId="{9EF81617-DB19-4D68-A68B-00A930319305}">
      <dgm:prSet/>
      <dgm:spPr/>
      <dgm:t>
        <a:bodyPr/>
        <a:lstStyle/>
        <a:p>
          <a:endParaRPr lang="zh-CN" altLang="en-US"/>
        </a:p>
      </dgm:t>
    </dgm:pt>
    <dgm:pt modelId="{513E0A54-5670-4016-82CA-5418D277756D}">
      <dgm:prSet phldr="0" custT="0"/>
      <dgm:spPr/>
      <dgm:t>
        <a:bodyPr vert="horz" wrap="square"/>
        <a:lstStyle/>
        <a:p>
          <a:pPr>
            <a:lnSpc>
              <a:spcPct val="100000"/>
            </a:lnSpc>
            <a:spcBef>
              <a:spcPct val="0"/>
            </a:spcBef>
            <a:spcAft>
              <a:spcPct val="35000"/>
            </a:spcAft>
          </a:pPr>
          <a:r>
            <a:rPr/>
            <a:t>价格异常 比例</a:t>
          </a:r>
        </a:p>
      </dgm:t>
    </dgm:pt>
    <dgm:pt modelId="{BD6297FB-79F9-46EC-BD9F-DB7704B30FF2}" type="parTrans" cxnId="{98C82835-1EB8-4ABD-94AD-0CC1EDD76CCA}">
      <dgm:prSet/>
      <dgm:spPr/>
      <dgm:t>
        <a:bodyPr/>
        <a:lstStyle/>
        <a:p>
          <a:endParaRPr lang="zh-CN" altLang="en-US"/>
        </a:p>
      </dgm:t>
    </dgm:pt>
    <dgm:pt modelId="{A848AE83-D9EB-4426-91EA-FCA3076B23C5}" type="sibTrans" cxnId="{98C82835-1EB8-4ABD-94AD-0CC1EDD76CCA}">
      <dgm:prSet/>
      <dgm:spPr/>
      <dgm:t>
        <a:bodyPr/>
        <a:lstStyle/>
        <a:p>
          <a:endParaRPr lang="zh-CN" altLang="en-US"/>
        </a:p>
      </dgm:t>
    </dgm:pt>
    <dgm:pt modelId="{767B672D-8949-4A6E-BC50-D57C8608D1C6}">
      <dgm:prSet phldr="0" custT="0"/>
      <dgm:spPr/>
      <dgm:t>
        <a:bodyPr vert="horz" wrap="square"/>
        <a:lstStyle/>
        <a:p>
          <a:pPr>
            <a:lnSpc>
              <a:spcPct val="100000"/>
            </a:lnSpc>
            <a:spcBef>
              <a:spcPct val="0"/>
            </a:spcBef>
            <a:spcAft>
              <a:spcPct val="35000"/>
            </a:spcAft>
          </a:pPr>
          <a:r>
            <a:rPr altLang="en-US"/>
            <a:t>价格异常</a:t>
          </a:r>
          <a:r>
            <a:rPr lang="zh-CN"/>
            <a:t>总价</a:t>
          </a:r>
          <a:endParaRPr lang="en-US" altLang="zh-CN"/>
        </a:p>
        <a:p>
          <a:pPr>
            <a:lnSpc>
              <a:spcPct val="100000"/>
            </a:lnSpc>
            <a:spcBef>
              <a:spcPct val="0"/>
            </a:spcBef>
            <a:spcAft>
              <a:spcPct val="35000"/>
            </a:spcAft>
          </a:pPr>
          <a:r>
            <a:rPr altLang="en-US"/>
            <a:t>比例</a:t>
          </a:r>
        </a:p>
      </dgm:t>
    </dgm:pt>
    <dgm:pt modelId="{6CE570A9-707B-41D3-B390-BF6BAC9CA169}" type="parTrans" cxnId="{E62CACFD-1A20-4F68-A80F-E20A7385F121}">
      <dgm:prSet/>
      <dgm:spPr/>
      <dgm:t>
        <a:bodyPr/>
        <a:lstStyle/>
        <a:p>
          <a:endParaRPr lang="zh-CN" altLang="en-US"/>
        </a:p>
      </dgm:t>
    </dgm:pt>
    <dgm:pt modelId="{293CED3B-A169-4573-8A1E-46774FC5A257}" type="sibTrans" cxnId="{E62CACFD-1A20-4F68-A80F-E20A7385F121}">
      <dgm:prSet/>
      <dgm:spPr/>
      <dgm:t>
        <a:bodyPr/>
        <a:lstStyle/>
        <a:p>
          <a:endParaRPr lang="zh-CN" altLang="en-US"/>
        </a:p>
      </dgm:t>
    </dgm:pt>
    <dgm:pt modelId="{4EC42421-831D-4CD3-8215-2AF4300F9C01}">
      <dgm:prSet phldrT="[文本]" phldr="0" custT="0"/>
      <dgm:spPr/>
      <dgm:t>
        <a:bodyPr vert="horz" wrap="square"/>
        <a:lstStyle/>
        <a:p>
          <a:pPr>
            <a:lnSpc>
              <a:spcPct val="100000"/>
            </a:lnSpc>
            <a:spcBef>
              <a:spcPct val="0"/>
            </a:spcBef>
            <a:spcAft>
              <a:spcPct val="35000"/>
            </a:spcAft>
          </a:pPr>
          <a:r>
            <a:rPr/>
            <a:t>换件占比</a:t>
          </a:r>
        </a:p>
      </dgm:t>
    </dgm:pt>
    <dgm:pt modelId="{8D5FB264-0A5C-4C3A-85B7-453D9BD837DF}" type="parTrans" cxnId="{759A75B6-916C-4295-9957-5B220EE63EC5}">
      <dgm:prSet/>
      <dgm:spPr/>
      <dgm:t>
        <a:bodyPr/>
        <a:lstStyle/>
        <a:p>
          <a:endParaRPr lang="zh-CN" altLang="en-US"/>
        </a:p>
      </dgm:t>
    </dgm:pt>
    <dgm:pt modelId="{A1825131-D805-48C8-BFCE-E45C02E6F5CE}" type="sibTrans" cxnId="{759A75B6-916C-4295-9957-5B220EE63EC5}">
      <dgm:prSet/>
      <dgm:spPr/>
      <dgm:t>
        <a:bodyPr/>
        <a:lstStyle/>
        <a:p>
          <a:endParaRPr lang="zh-CN" altLang="en-US"/>
        </a:p>
      </dgm:t>
    </dgm:pt>
    <dgm:pt modelId="{DFA6242C-457C-4561-BA38-FC2A3E1D5FA2}">
      <dgm:prSet phldr="0" custT="0"/>
      <dgm:spPr/>
      <dgm:t>
        <a:bodyPr vert="horz" wrap="square"/>
        <a:lstStyle/>
        <a:p>
          <a:pPr>
            <a:lnSpc>
              <a:spcPct val="100000"/>
            </a:lnSpc>
            <a:spcBef>
              <a:spcPct val="0"/>
            </a:spcBef>
            <a:spcAft>
              <a:spcPct val="35000"/>
            </a:spcAft>
          </a:pPr>
          <a:r>
            <a:rPr altLang="en-US"/>
            <a:t>件均</a:t>
          </a:r>
        </a:p>
      </dgm:t>
    </dgm:pt>
    <dgm:pt modelId="{972111EF-B4FF-4FD8-B2FC-E4E6E57BAD3B}" type="parTrans" cxnId="{772C3087-5558-4641-BE92-FCF87C7F4A8E}">
      <dgm:prSet/>
      <dgm:spPr/>
      <dgm:t>
        <a:bodyPr/>
        <a:lstStyle/>
        <a:p>
          <a:endParaRPr lang="zh-CN" altLang="en-US"/>
        </a:p>
      </dgm:t>
    </dgm:pt>
    <dgm:pt modelId="{916573C2-129E-404C-AA8D-38CB18A40063}" type="sibTrans" cxnId="{772C3087-5558-4641-BE92-FCF87C7F4A8E}">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zh-CN" alt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zh-CN" alt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zh-CN" altLang="en-US"/>
        </a:p>
      </dgm:t>
    </dgm:pt>
    <dgm:pt modelId="{86420519-308D-4A6A-8FEA-6FB2E39BA448}" type="pres">
      <dgm:prSet presAssocID="{47C757F0-AA23-46BE-9311-EA432CDEEAA1}" presName="rootConnector1" presStyleLbl="node1" presStyleIdx="0" presStyleCnt="0"/>
      <dgm:spPr/>
      <dgm:t>
        <a:bodyPr/>
        <a:lstStyle/>
        <a:p>
          <a:endParaRPr lang="zh-CN" alt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5"/>
      <dgm:spPr/>
      <dgm:t>
        <a:bodyPr/>
        <a:lstStyle/>
        <a:p>
          <a:endParaRPr lang="zh-CN" alt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zh-CN" altLang="en-US"/>
        </a:p>
      </dgm:t>
    </dgm:pt>
    <dgm:pt modelId="{43B7C837-49D6-40CE-BBAB-953D9E4BA7ED}" type="pres">
      <dgm:prSet presAssocID="{12714FC6-8B41-47E5-91DD-F02D34D23B93}" presName="rootText" presStyleLbl="node2" presStyleIdx="0" presStyleCnt="5">
        <dgm:presLayoutVars>
          <dgm:chPref val="3"/>
        </dgm:presLayoutVars>
      </dgm:prSet>
      <dgm:spPr/>
      <dgm:t>
        <a:bodyPr/>
        <a:lstStyle/>
        <a:p>
          <a:endParaRPr lang="zh-CN" altLang="en-US"/>
        </a:p>
      </dgm:t>
    </dgm:pt>
    <dgm:pt modelId="{9A037140-9B69-4B9F-A134-F2F2EB0F2E32}" type="pres">
      <dgm:prSet presAssocID="{12714FC6-8B41-47E5-91DD-F02D34D23B93}" presName="rootConnector" presStyleLbl="node2" presStyleIdx="0" presStyleCnt="5"/>
      <dgm:spPr/>
      <dgm:t>
        <a:bodyPr/>
        <a:lstStyle/>
        <a:p>
          <a:endParaRPr lang="zh-CN" altLang="en-US"/>
        </a:p>
      </dgm:t>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34B2E956-2705-474C-A5B6-F10D6177F2F5}" type="pres">
      <dgm:prSet presAssocID="{BD6297FB-79F9-46EC-BD9F-DB7704B30FF2}" presName="Name37" presStyleLbl="parChTrans1D2" presStyleIdx="1" presStyleCnt="5"/>
      <dgm:spPr/>
      <dgm:t>
        <a:bodyPr/>
        <a:lstStyle/>
        <a:p>
          <a:endParaRPr lang="zh-CN" altLang="en-US"/>
        </a:p>
      </dgm:t>
    </dgm:pt>
    <dgm:pt modelId="{7A4633D7-5ED9-492D-98DC-7A7AA97D292A}" type="pres">
      <dgm:prSet presAssocID="{513E0A54-5670-4016-82CA-5418D277756D}" presName="hierRoot2" presStyleCnt="0">
        <dgm:presLayoutVars>
          <dgm:hierBranch val="init"/>
        </dgm:presLayoutVars>
      </dgm:prSet>
      <dgm:spPr/>
    </dgm:pt>
    <dgm:pt modelId="{6F8C7C80-6E60-4755-A6CD-DCD06F3F49F7}" type="pres">
      <dgm:prSet presAssocID="{513E0A54-5670-4016-82CA-5418D277756D}" presName="rootComposite" presStyleCnt="0"/>
      <dgm:spPr/>
      <dgm:t>
        <a:bodyPr/>
        <a:lstStyle/>
        <a:p>
          <a:endParaRPr lang="zh-CN" altLang="en-US"/>
        </a:p>
      </dgm:t>
    </dgm:pt>
    <dgm:pt modelId="{9EF68DF1-8995-416C-941C-01DC167B7CD6}" type="pres">
      <dgm:prSet presAssocID="{513E0A54-5670-4016-82CA-5418D277756D}" presName="rootText" presStyleLbl="node2" presStyleIdx="1" presStyleCnt="5">
        <dgm:presLayoutVars>
          <dgm:chPref val="3"/>
        </dgm:presLayoutVars>
      </dgm:prSet>
      <dgm:spPr/>
      <dgm:t>
        <a:bodyPr/>
        <a:lstStyle/>
        <a:p>
          <a:endParaRPr lang="zh-CN" altLang="en-US"/>
        </a:p>
      </dgm:t>
    </dgm:pt>
    <dgm:pt modelId="{1A3949E1-73E0-4222-873D-3F73054189BF}" type="pres">
      <dgm:prSet presAssocID="{513E0A54-5670-4016-82CA-5418D277756D}" presName="rootConnector" presStyleLbl="node2" presStyleIdx="1" presStyleCnt="5"/>
      <dgm:spPr/>
      <dgm:t>
        <a:bodyPr/>
        <a:lstStyle/>
        <a:p>
          <a:endParaRPr lang="zh-CN" altLang="en-US"/>
        </a:p>
      </dgm:t>
    </dgm:pt>
    <dgm:pt modelId="{B7903D7C-23DD-4F4C-A17B-3E60CCC7DBFF}" type="pres">
      <dgm:prSet presAssocID="{513E0A54-5670-4016-82CA-5418D277756D}" presName="hierChild4" presStyleCnt="0"/>
      <dgm:spPr/>
    </dgm:pt>
    <dgm:pt modelId="{1DA4A985-2A4D-4C36-873A-569C5A073952}" type="pres">
      <dgm:prSet presAssocID="{513E0A54-5670-4016-82CA-5418D277756D}" presName="hierChild5" presStyleCnt="0"/>
      <dgm:spPr/>
    </dgm:pt>
    <dgm:pt modelId="{DED7635B-472A-4D57-A8FF-3A37970EA889}" type="pres">
      <dgm:prSet presAssocID="{6CE570A9-707B-41D3-B390-BF6BAC9CA169}" presName="Name37" presStyleLbl="parChTrans1D2" presStyleIdx="2" presStyleCnt="5"/>
      <dgm:spPr/>
      <dgm:t>
        <a:bodyPr/>
        <a:lstStyle/>
        <a:p>
          <a:endParaRPr lang="zh-CN" altLang="en-US"/>
        </a:p>
      </dgm:t>
    </dgm:pt>
    <dgm:pt modelId="{E4AF8E98-A6F0-4ED5-8AB9-CEC9EA6BFBD7}" type="pres">
      <dgm:prSet presAssocID="{767B672D-8949-4A6E-BC50-D57C8608D1C6}" presName="hierRoot2" presStyleCnt="0">
        <dgm:presLayoutVars>
          <dgm:hierBranch val="init"/>
        </dgm:presLayoutVars>
      </dgm:prSet>
      <dgm:spPr/>
    </dgm:pt>
    <dgm:pt modelId="{E25543B4-6A7E-4348-AF44-DE10D2BA1611}" type="pres">
      <dgm:prSet presAssocID="{767B672D-8949-4A6E-BC50-D57C8608D1C6}" presName="rootComposite" presStyleCnt="0"/>
      <dgm:spPr/>
      <dgm:t>
        <a:bodyPr/>
        <a:lstStyle/>
        <a:p>
          <a:endParaRPr lang="zh-CN" altLang="en-US"/>
        </a:p>
      </dgm:t>
    </dgm:pt>
    <dgm:pt modelId="{E959BB42-49F5-4C3F-9BA1-8D2B9E314841}" type="pres">
      <dgm:prSet presAssocID="{767B672D-8949-4A6E-BC50-D57C8608D1C6}" presName="rootText" presStyleLbl="node2" presStyleIdx="2" presStyleCnt="5">
        <dgm:presLayoutVars>
          <dgm:chPref val="3"/>
        </dgm:presLayoutVars>
      </dgm:prSet>
      <dgm:spPr/>
      <dgm:t>
        <a:bodyPr/>
        <a:lstStyle/>
        <a:p>
          <a:endParaRPr lang="zh-CN" altLang="en-US"/>
        </a:p>
      </dgm:t>
    </dgm:pt>
    <dgm:pt modelId="{3CDA278D-ED7C-4348-8244-E91B6EFA0ADA}" type="pres">
      <dgm:prSet presAssocID="{767B672D-8949-4A6E-BC50-D57C8608D1C6}" presName="rootConnector" presStyleLbl="node2" presStyleIdx="2" presStyleCnt="5"/>
      <dgm:spPr/>
      <dgm:t>
        <a:bodyPr/>
        <a:lstStyle/>
        <a:p>
          <a:endParaRPr lang="zh-CN" altLang="en-US"/>
        </a:p>
      </dgm:t>
    </dgm:pt>
    <dgm:pt modelId="{0D768E76-1832-45D7-8AAE-2261975E6021}" type="pres">
      <dgm:prSet presAssocID="{767B672D-8949-4A6E-BC50-D57C8608D1C6}" presName="hierChild4" presStyleCnt="0"/>
      <dgm:spPr/>
    </dgm:pt>
    <dgm:pt modelId="{BFC354A7-0820-435F-8F26-CD9266A520AF}" type="pres">
      <dgm:prSet presAssocID="{767B672D-8949-4A6E-BC50-D57C8608D1C6}" presName="hierChild5" presStyleCnt="0"/>
      <dgm:spPr/>
    </dgm:pt>
    <dgm:pt modelId="{F492B679-3C8C-4E72-95A8-8B81298826E7}" type="pres">
      <dgm:prSet presAssocID="{8D5FB264-0A5C-4C3A-85B7-453D9BD837DF}" presName="Name37" presStyleLbl="parChTrans1D2" presStyleIdx="3" presStyleCnt="5"/>
      <dgm:spPr/>
      <dgm:t>
        <a:bodyPr/>
        <a:lstStyle/>
        <a:p>
          <a:endParaRPr lang="zh-CN" altLang="en-US"/>
        </a:p>
      </dgm:t>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t>
        <a:bodyPr/>
        <a:lstStyle/>
        <a:p>
          <a:endParaRPr lang="zh-CN" altLang="en-US"/>
        </a:p>
      </dgm:t>
    </dgm:pt>
    <dgm:pt modelId="{08A0D1D2-3A20-4D63-8E35-B7C8B6B16D48}" type="pres">
      <dgm:prSet presAssocID="{4EC42421-831D-4CD3-8215-2AF4300F9C01}" presName="rootText" presStyleLbl="node2" presStyleIdx="3" presStyleCnt="5">
        <dgm:presLayoutVars>
          <dgm:chPref val="3"/>
        </dgm:presLayoutVars>
      </dgm:prSet>
      <dgm:spPr/>
      <dgm:t>
        <a:bodyPr/>
        <a:lstStyle/>
        <a:p>
          <a:endParaRPr lang="zh-CN" altLang="en-US"/>
        </a:p>
      </dgm:t>
    </dgm:pt>
    <dgm:pt modelId="{6238C53E-A961-488B-8FBD-6EC13507B069}" type="pres">
      <dgm:prSet presAssocID="{4EC42421-831D-4CD3-8215-2AF4300F9C01}" presName="rootConnector" presStyleLbl="node2" presStyleIdx="3" presStyleCnt="5"/>
      <dgm:spPr/>
      <dgm:t>
        <a:bodyPr/>
        <a:lstStyle/>
        <a:p>
          <a:endParaRPr lang="zh-CN" altLang="en-US"/>
        </a:p>
      </dgm:t>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C20DAF8B-3422-4074-8878-7A88D85BFC19}" type="pres">
      <dgm:prSet presAssocID="{972111EF-B4FF-4FD8-B2FC-E4E6E57BAD3B}" presName="Name37" presStyleLbl="parChTrans1D2" presStyleIdx="4" presStyleCnt="5"/>
      <dgm:spPr/>
      <dgm:t>
        <a:bodyPr/>
        <a:lstStyle/>
        <a:p>
          <a:endParaRPr lang="zh-CN" altLang="en-US"/>
        </a:p>
      </dgm:t>
    </dgm:pt>
    <dgm:pt modelId="{D3AC0CF4-5AFB-4CD9-AF20-59D81C81D69F}" type="pres">
      <dgm:prSet presAssocID="{DFA6242C-457C-4561-BA38-FC2A3E1D5FA2}" presName="hierRoot2" presStyleCnt="0">
        <dgm:presLayoutVars>
          <dgm:hierBranch val="init"/>
        </dgm:presLayoutVars>
      </dgm:prSet>
      <dgm:spPr/>
    </dgm:pt>
    <dgm:pt modelId="{42638813-802A-4B6B-BDC3-018693E5D055}" type="pres">
      <dgm:prSet presAssocID="{DFA6242C-457C-4561-BA38-FC2A3E1D5FA2}" presName="rootComposite" presStyleCnt="0"/>
      <dgm:spPr/>
      <dgm:t>
        <a:bodyPr/>
        <a:lstStyle/>
        <a:p>
          <a:endParaRPr lang="zh-CN" altLang="en-US"/>
        </a:p>
      </dgm:t>
    </dgm:pt>
    <dgm:pt modelId="{20A7DB98-8F6E-4522-A3EA-0373627F4FFA}" type="pres">
      <dgm:prSet presAssocID="{DFA6242C-457C-4561-BA38-FC2A3E1D5FA2}" presName="rootText" presStyleLbl="node2" presStyleIdx="4" presStyleCnt="5">
        <dgm:presLayoutVars>
          <dgm:chPref val="3"/>
        </dgm:presLayoutVars>
      </dgm:prSet>
      <dgm:spPr/>
      <dgm:t>
        <a:bodyPr/>
        <a:lstStyle/>
        <a:p>
          <a:endParaRPr lang="zh-CN" altLang="en-US"/>
        </a:p>
      </dgm:t>
    </dgm:pt>
    <dgm:pt modelId="{B4D10BB7-AE72-44AC-97BB-A39340BB4933}" type="pres">
      <dgm:prSet presAssocID="{DFA6242C-457C-4561-BA38-FC2A3E1D5FA2}" presName="rootConnector" presStyleLbl="node2" presStyleIdx="4" presStyleCnt="5"/>
      <dgm:spPr/>
      <dgm:t>
        <a:bodyPr/>
        <a:lstStyle/>
        <a:p>
          <a:endParaRPr lang="zh-CN" altLang="en-US"/>
        </a:p>
      </dgm:t>
    </dgm:pt>
    <dgm:pt modelId="{F705A9FA-A877-4ED5-8321-D97F8A2538DF}" type="pres">
      <dgm:prSet presAssocID="{DFA6242C-457C-4561-BA38-FC2A3E1D5FA2}" presName="hierChild4" presStyleCnt="0"/>
      <dgm:spPr/>
    </dgm:pt>
    <dgm:pt modelId="{4EF31E4B-5219-48B8-902A-ADA2AFB1EB0A}" type="pres">
      <dgm:prSet presAssocID="{DFA6242C-457C-4561-BA38-FC2A3E1D5FA2}" presName="hierChild5" presStyleCnt="0"/>
      <dgm:spPr/>
    </dgm:pt>
    <dgm:pt modelId="{0E819307-1B4E-434E-BA76-D5A4192B0663}" type="pres">
      <dgm:prSet presAssocID="{47C757F0-AA23-46BE-9311-EA432CDEEAA1}" presName="hierChild3" presStyleCnt="0"/>
      <dgm:spPr/>
    </dgm:pt>
  </dgm:ptLst>
  <dgm:cxnLst>
    <dgm:cxn modelId="{13A6FA88-3C3B-45A2-B1C9-A62108C477A9}" type="presOf" srcId="{DFA6242C-457C-4561-BA38-FC2A3E1D5FA2}" destId="{B4D10BB7-AE72-44AC-97BB-A39340BB4933}" srcOrd="1" destOrd="0" presId="urn:microsoft.com/office/officeart/2005/8/layout/orgChart1#1"/>
    <dgm:cxn modelId="{9F6D5712-00EB-40E8-A3C3-0E926BD30CB6}" type="presOf" srcId="{767B672D-8949-4A6E-BC50-D57C8608D1C6}" destId="{3CDA278D-ED7C-4348-8244-E91B6EFA0ADA}" srcOrd="1" destOrd="0" presId="urn:microsoft.com/office/officeart/2005/8/layout/orgChart1#1"/>
    <dgm:cxn modelId="{65E81E80-1B08-4CF3-9C88-C75CBB16B4C3}" type="presOf" srcId="{8D5FB264-0A5C-4C3A-85B7-453D9BD837DF}" destId="{F492B679-3C8C-4E72-95A8-8B81298826E7}" srcOrd="0" destOrd="0" presId="urn:microsoft.com/office/officeart/2005/8/layout/orgChart1#1"/>
    <dgm:cxn modelId="{649801ED-8883-4A19-8BB5-804D61791AA7}" type="presOf" srcId="{A77D31B3-3808-4FBA-8FA4-CC8D448A173E}" destId="{E498DC9C-C5AC-4482-A26F-3B99DC5D79F0}" srcOrd="0" destOrd="0" presId="urn:microsoft.com/office/officeart/2005/8/layout/orgChart1#1"/>
    <dgm:cxn modelId="{845B2943-9C91-4388-A430-145B8C198069}" type="presOf" srcId="{BD6297FB-79F9-46EC-BD9F-DB7704B30FF2}" destId="{34B2E956-2705-474C-A5B6-F10D6177F2F5}" srcOrd="0" destOrd="0" presId="urn:microsoft.com/office/officeart/2005/8/layout/orgChart1#1"/>
    <dgm:cxn modelId="{59752F4E-DE9E-49A9-8299-CD253D3F0EF5}" type="presOf" srcId="{4EC42421-831D-4CD3-8215-2AF4300F9C01}" destId="{08A0D1D2-3A20-4D63-8E35-B7C8B6B16D48}" srcOrd="0" destOrd="0" presId="urn:microsoft.com/office/officeart/2005/8/layout/orgChart1#1"/>
    <dgm:cxn modelId="{6FF51162-2EE0-47C6-8C9C-D403DCD27EE5}" type="presOf" srcId="{513E0A54-5670-4016-82CA-5418D277756D}" destId="{1A3949E1-73E0-4222-873D-3F73054189BF}" srcOrd="1" destOrd="0" presId="urn:microsoft.com/office/officeart/2005/8/layout/orgChart1#1"/>
    <dgm:cxn modelId="{772C3087-5558-4641-BE92-FCF87C7F4A8E}" srcId="{47C757F0-AA23-46BE-9311-EA432CDEEAA1}" destId="{DFA6242C-457C-4561-BA38-FC2A3E1D5FA2}" srcOrd="4" destOrd="0" parTransId="{972111EF-B4FF-4FD8-B2FC-E4E6E57BAD3B}" sibTransId="{916573C2-129E-404C-AA8D-38CB18A40063}"/>
    <dgm:cxn modelId="{98C82835-1EB8-4ABD-94AD-0CC1EDD76CCA}" srcId="{47C757F0-AA23-46BE-9311-EA432CDEEAA1}" destId="{513E0A54-5670-4016-82CA-5418D277756D}" srcOrd="1" destOrd="0" parTransId="{BD6297FB-79F9-46EC-BD9F-DB7704B30FF2}" sibTransId="{A848AE83-D9EB-4426-91EA-FCA3076B23C5}"/>
    <dgm:cxn modelId="{184FC1AA-811C-48CD-A550-50B8021EDAB5}" type="presOf" srcId="{EACD17F5-D793-4A43-B489-D1804D50CFEF}" destId="{6A259130-4455-44E0-969B-948D1249687E}" srcOrd="0" destOrd="0" presId="urn:microsoft.com/office/officeart/2005/8/layout/orgChart1#1"/>
    <dgm:cxn modelId="{C838BBE7-52A7-49AA-8CBF-7B31B4D13431}" type="presOf" srcId="{4EC42421-831D-4CD3-8215-2AF4300F9C01}" destId="{6238C53E-A961-488B-8FBD-6EC13507B069}" srcOrd="1" destOrd="0" presId="urn:microsoft.com/office/officeart/2005/8/layout/orgChart1#1"/>
    <dgm:cxn modelId="{60BEFFE3-E6AA-4D14-B777-87B8F93C7B0E}" type="presOf" srcId="{12714FC6-8B41-47E5-91DD-F02D34D23B93}" destId="{43B7C837-49D6-40CE-BBAB-953D9E4BA7ED}" srcOrd="0" destOrd="0" presId="urn:microsoft.com/office/officeart/2005/8/layout/orgChart1#1"/>
    <dgm:cxn modelId="{759A75B6-916C-4295-9957-5B220EE63EC5}" srcId="{47C757F0-AA23-46BE-9311-EA432CDEEAA1}" destId="{4EC42421-831D-4CD3-8215-2AF4300F9C01}" srcOrd="3" destOrd="0" parTransId="{8D5FB264-0A5C-4C3A-85B7-453D9BD837DF}" sibTransId="{A1825131-D805-48C8-BFCE-E45C02E6F5CE}"/>
    <dgm:cxn modelId="{FF863BF5-658C-4E4C-9812-1899414CC12E}" type="presOf" srcId="{6CE570A9-707B-41D3-B390-BF6BAC9CA169}" destId="{DED7635B-472A-4D57-A8FF-3A37970EA889}" srcOrd="0" destOrd="0" presId="urn:microsoft.com/office/officeart/2005/8/layout/orgChart1#1"/>
    <dgm:cxn modelId="{86E59058-7A54-47E6-A27F-8981F9F2F34D}" type="presOf" srcId="{DFA6242C-457C-4561-BA38-FC2A3E1D5FA2}" destId="{20A7DB98-8F6E-4522-A3EA-0373627F4FFA}" srcOrd="0" destOrd="0" presId="urn:microsoft.com/office/officeart/2005/8/layout/orgChart1#1"/>
    <dgm:cxn modelId="{8F2994E8-8E8A-4C6B-97FB-9C79695CA35F}" type="presOf" srcId="{12714FC6-8B41-47E5-91DD-F02D34D23B93}" destId="{9A037140-9B69-4B9F-A134-F2F2EB0F2E32}" srcOrd="1" destOrd="0" presId="urn:microsoft.com/office/officeart/2005/8/layout/orgChart1#1"/>
    <dgm:cxn modelId="{90D50314-0C20-4BC3-8F2C-86A308818C34}" type="presOf" srcId="{513E0A54-5670-4016-82CA-5418D277756D}" destId="{9EF68DF1-8995-416C-941C-01DC167B7CD6}" srcOrd="0" destOrd="0" presId="urn:microsoft.com/office/officeart/2005/8/layout/orgChart1#1"/>
    <dgm:cxn modelId="{9EF81617-DB19-4D68-A68B-00A930319305}" srcId="{47C757F0-AA23-46BE-9311-EA432CDEEAA1}" destId="{12714FC6-8B41-47E5-91DD-F02D34D23B93}" srcOrd="0" destOrd="0" parTransId="{EACD17F5-D793-4A43-B489-D1804D50CFEF}" sibTransId="{FA45D93F-0724-4936-AA45-E6762732A19D}"/>
    <dgm:cxn modelId="{E62CACFD-1A20-4F68-A80F-E20A7385F121}" srcId="{47C757F0-AA23-46BE-9311-EA432CDEEAA1}" destId="{767B672D-8949-4A6E-BC50-D57C8608D1C6}" srcOrd="2" destOrd="0" parTransId="{6CE570A9-707B-41D3-B390-BF6BAC9CA169}" sibTransId="{293CED3B-A169-4573-8A1E-46774FC5A257}"/>
    <dgm:cxn modelId="{A5AEA791-079A-4D26-8712-BF839796006A}" type="presOf" srcId="{767B672D-8949-4A6E-BC50-D57C8608D1C6}" destId="{E959BB42-49F5-4C3F-9BA1-8D2B9E314841}" srcOrd="0" destOrd="0" presId="urn:microsoft.com/office/officeart/2005/8/layout/orgChart1#1"/>
    <dgm:cxn modelId="{3919B337-2B56-4FBF-BCC0-32E0EF27C05A}" type="presOf" srcId="{972111EF-B4FF-4FD8-B2FC-E4E6E57BAD3B}" destId="{C20DAF8B-3422-4074-8878-7A88D85BFC19}" srcOrd="0" destOrd="0" presId="urn:microsoft.com/office/officeart/2005/8/layout/orgChart1#1"/>
    <dgm:cxn modelId="{881CBA19-90E0-4298-93CE-1A959D1DAB2D}" type="presOf" srcId="{47C757F0-AA23-46BE-9311-EA432CDEEAA1}" destId="{86420519-308D-4A6A-8FEA-6FB2E39BA448}" srcOrd="1" destOrd="0" presId="urn:microsoft.com/office/officeart/2005/8/layout/orgChart1#1"/>
    <dgm:cxn modelId="{C4E27718-087C-43A9-834F-1976A9162228}" type="presOf" srcId="{47C757F0-AA23-46BE-9311-EA432CDEEAA1}" destId="{AE79172D-D441-42BB-84EA-E3D989670DED}" srcOrd="0" destOrd="0" presId="urn:microsoft.com/office/officeart/2005/8/layout/orgChart1#1"/>
    <dgm:cxn modelId="{863E2751-BEFB-411E-8448-CF0F803B13F6}" srcId="{A77D31B3-3808-4FBA-8FA4-CC8D448A173E}" destId="{47C757F0-AA23-46BE-9311-EA432CDEEAA1}" srcOrd="0" destOrd="0" parTransId="{AB39B06D-FE6C-48B2-B5B4-77CD0C8CF7AD}" sibTransId="{DF0D1C21-B79E-4875-B7FA-EF183CB48B88}"/>
    <dgm:cxn modelId="{C5C2FEAC-3961-4FEB-B792-748264E403F5}" type="presParOf" srcId="{E498DC9C-C5AC-4482-A26F-3B99DC5D79F0}" destId="{F728C3E8-5128-4BB6-90CC-A86769ECE335}" srcOrd="0" destOrd="0" presId="urn:microsoft.com/office/officeart/2005/8/layout/orgChart1#1"/>
    <dgm:cxn modelId="{28938106-4E81-433A-B3F5-56F856E39510}" type="presParOf" srcId="{F728C3E8-5128-4BB6-90CC-A86769ECE335}" destId="{79147750-B6BF-43FD-83A0-7ACDC9B53EFF}" srcOrd="0" destOrd="0" presId="urn:microsoft.com/office/officeart/2005/8/layout/orgChart1#1"/>
    <dgm:cxn modelId="{1A646DE6-A976-413E-B52E-E1F2A31A87BE}" type="presParOf" srcId="{79147750-B6BF-43FD-83A0-7ACDC9B53EFF}" destId="{AE79172D-D441-42BB-84EA-E3D989670DED}" srcOrd="0" destOrd="0" presId="urn:microsoft.com/office/officeart/2005/8/layout/orgChart1#1"/>
    <dgm:cxn modelId="{0B66DC29-74D0-4EF5-9587-BF63B9A09697}" type="presParOf" srcId="{79147750-B6BF-43FD-83A0-7ACDC9B53EFF}" destId="{86420519-308D-4A6A-8FEA-6FB2E39BA448}" srcOrd="1" destOrd="0" presId="urn:microsoft.com/office/officeart/2005/8/layout/orgChart1#1"/>
    <dgm:cxn modelId="{AD4174A9-861E-4452-A5B1-E8A288B191E1}" type="presParOf" srcId="{F728C3E8-5128-4BB6-90CC-A86769ECE335}" destId="{9A0FF10C-81C7-47CD-A320-768F2009480B}" srcOrd="1" destOrd="0" presId="urn:microsoft.com/office/officeart/2005/8/layout/orgChart1#1"/>
    <dgm:cxn modelId="{7420F2EB-25B0-4EE4-9645-952C09EA234C}" type="presParOf" srcId="{9A0FF10C-81C7-47CD-A320-768F2009480B}" destId="{6A259130-4455-44E0-969B-948D1249687E}" srcOrd="0" destOrd="0" presId="urn:microsoft.com/office/officeart/2005/8/layout/orgChart1#1"/>
    <dgm:cxn modelId="{BC56D29D-E426-465A-BB62-31178AEE8CAD}" type="presParOf" srcId="{9A0FF10C-81C7-47CD-A320-768F2009480B}" destId="{D6C5C065-A308-417C-8ECC-04FC2BEC646C}" srcOrd="1" destOrd="0" presId="urn:microsoft.com/office/officeart/2005/8/layout/orgChart1#1"/>
    <dgm:cxn modelId="{379398DC-7DD1-43D5-B409-EDB492E73E2B}" type="presParOf" srcId="{D6C5C065-A308-417C-8ECC-04FC2BEC646C}" destId="{E36491EF-5019-46FD-BC82-1BD579B9EE0E}" srcOrd="0" destOrd="0" presId="urn:microsoft.com/office/officeart/2005/8/layout/orgChart1#1"/>
    <dgm:cxn modelId="{2A17A917-48EC-4E57-B9FB-1FA16521E8B0}" type="presParOf" srcId="{E36491EF-5019-46FD-BC82-1BD579B9EE0E}" destId="{43B7C837-49D6-40CE-BBAB-953D9E4BA7ED}" srcOrd="0" destOrd="0" presId="urn:microsoft.com/office/officeart/2005/8/layout/orgChart1#1"/>
    <dgm:cxn modelId="{8699F293-9BFD-4044-83DB-62C44D782CD4}" type="presParOf" srcId="{E36491EF-5019-46FD-BC82-1BD579B9EE0E}" destId="{9A037140-9B69-4B9F-A134-F2F2EB0F2E32}" srcOrd="1" destOrd="0" presId="urn:microsoft.com/office/officeart/2005/8/layout/orgChart1#1"/>
    <dgm:cxn modelId="{A44ED8FB-2355-48BD-B33A-EA279AAF3FDD}" type="presParOf" srcId="{D6C5C065-A308-417C-8ECC-04FC2BEC646C}" destId="{FA37AA5D-87C2-47F6-9B72-B753C073E744}" srcOrd="1" destOrd="0" presId="urn:microsoft.com/office/officeart/2005/8/layout/orgChart1#1"/>
    <dgm:cxn modelId="{AF67C821-554B-42F8-B73A-B08367D236DE}" type="presParOf" srcId="{D6C5C065-A308-417C-8ECC-04FC2BEC646C}" destId="{A7309641-2A58-41EA-9E42-56812CF298ED}" srcOrd="2" destOrd="0" presId="urn:microsoft.com/office/officeart/2005/8/layout/orgChart1#1"/>
    <dgm:cxn modelId="{7776781E-DB40-4EB8-8DE3-B3ECC2146CF0}" type="presParOf" srcId="{9A0FF10C-81C7-47CD-A320-768F2009480B}" destId="{34B2E956-2705-474C-A5B6-F10D6177F2F5}" srcOrd="2" destOrd="0" presId="urn:microsoft.com/office/officeart/2005/8/layout/orgChart1#1"/>
    <dgm:cxn modelId="{898E7F19-8B5F-441C-8C51-BD28BC492F0E}" type="presParOf" srcId="{9A0FF10C-81C7-47CD-A320-768F2009480B}" destId="{7A4633D7-5ED9-492D-98DC-7A7AA97D292A}" srcOrd="3" destOrd="0" presId="urn:microsoft.com/office/officeart/2005/8/layout/orgChart1#1"/>
    <dgm:cxn modelId="{13A37614-B81A-4DD8-92AE-033C41828665}" type="presParOf" srcId="{7A4633D7-5ED9-492D-98DC-7A7AA97D292A}" destId="{6F8C7C80-6E60-4755-A6CD-DCD06F3F49F7}" srcOrd="0" destOrd="0" presId="urn:microsoft.com/office/officeart/2005/8/layout/orgChart1#1"/>
    <dgm:cxn modelId="{3AA680CE-A773-4764-A0CF-392C60BB4B99}" type="presParOf" srcId="{6F8C7C80-6E60-4755-A6CD-DCD06F3F49F7}" destId="{9EF68DF1-8995-416C-941C-01DC167B7CD6}" srcOrd="0" destOrd="0" presId="urn:microsoft.com/office/officeart/2005/8/layout/orgChart1#1"/>
    <dgm:cxn modelId="{AA79C0CB-0584-4F21-B40E-A8DF108CC890}" type="presParOf" srcId="{6F8C7C80-6E60-4755-A6CD-DCD06F3F49F7}" destId="{1A3949E1-73E0-4222-873D-3F73054189BF}" srcOrd="1" destOrd="0" presId="urn:microsoft.com/office/officeart/2005/8/layout/orgChart1#1"/>
    <dgm:cxn modelId="{F9771C4C-6523-4CFF-927B-1EFE84E61A04}" type="presParOf" srcId="{7A4633D7-5ED9-492D-98DC-7A7AA97D292A}" destId="{B7903D7C-23DD-4F4C-A17B-3E60CCC7DBFF}" srcOrd="1" destOrd="0" presId="urn:microsoft.com/office/officeart/2005/8/layout/orgChart1#1"/>
    <dgm:cxn modelId="{6DF2B49B-1A88-4AE5-BBE1-C5C206E97372}" type="presParOf" srcId="{7A4633D7-5ED9-492D-98DC-7A7AA97D292A}" destId="{1DA4A985-2A4D-4C36-873A-569C5A073952}" srcOrd="2" destOrd="0" presId="urn:microsoft.com/office/officeart/2005/8/layout/orgChart1#1"/>
    <dgm:cxn modelId="{3A8BE4CB-788F-42EF-82C5-F9705439E79C}" type="presParOf" srcId="{9A0FF10C-81C7-47CD-A320-768F2009480B}" destId="{DED7635B-472A-4D57-A8FF-3A37970EA889}" srcOrd="4" destOrd="0" presId="urn:microsoft.com/office/officeart/2005/8/layout/orgChart1#1"/>
    <dgm:cxn modelId="{C642DF61-7E96-459C-B6FB-007884DA4577}" type="presParOf" srcId="{9A0FF10C-81C7-47CD-A320-768F2009480B}" destId="{E4AF8E98-A6F0-4ED5-8AB9-CEC9EA6BFBD7}" srcOrd="5" destOrd="0" presId="urn:microsoft.com/office/officeart/2005/8/layout/orgChart1#1"/>
    <dgm:cxn modelId="{E36B86B2-544F-4AA7-A0FF-1F2BD3F98757}" type="presParOf" srcId="{E4AF8E98-A6F0-4ED5-8AB9-CEC9EA6BFBD7}" destId="{E25543B4-6A7E-4348-AF44-DE10D2BA1611}" srcOrd="0" destOrd="0" presId="urn:microsoft.com/office/officeart/2005/8/layout/orgChart1#1"/>
    <dgm:cxn modelId="{56CA3E8F-39FA-4EB8-91B3-B8CD53BE7B04}" type="presParOf" srcId="{E25543B4-6A7E-4348-AF44-DE10D2BA1611}" destId="{E959BB42-49F5-4C3F-9BA1-8D2B9E314841}" srcOrd="0" destOrd="0" presId="urn:microsoft.com/office/officeart/2005/8/layout/orgChart1#1"/>
    <dgm:cxn modelId="{9F94A448-2032-467C-8B0B-3635847B1D5C}" type="presParOf" srcId="{E25543B4-6A7E-4348-AF44-DE10D2BA1611}" destId="{3CDA278D-ED7C-4348-8244-E91B6EFA0ADA}" srcOrd="1" destOrd="0" presId="urn:microsoft.com/office/officeart/2005/8/layout/orgChart1#1"/>
    <dgm:cxn modelId="{477FA2C3-85F1-4E45-8B5B-8C1C001D8CAE}" type="presParOf" srcId="{E4AF8E98-A6F0-4ED5-8AB9-CEC9EA6BFBD7}" destId="{0D768E76-1832-45D7-8AAE-2261975E6021}" srcOrd="1" destOrd="0" presId="urn:microsoft.com/office/officeart/2005/8/layout/orgChart1#1"/>
    <dgm:cxn modelId="{7D8B3543-D7AC-4238-9665-400E8FAF9233}" type="presParOf" srcId="{E4AF8E98-A6F0-4ED5-8AB9-CEC9EA6BFBD7}" destId="{BFC354A7-0820-435F-8F26-CD9266A520AF}" srcOrd="2" destOrd="0" presId="urn:microsoft.com/office/officeart/2005/8/layout/orgChart1#1"/>
    <dgm:cxn modelId="{52116F33-0C6F-4BA0-8A1D-6F030834E978}" type="presParOf" srcId="{9A0FF10C-81C7-47CD-A320-768F2009480B}" destId="{F492B679-3C8C-4E72-95A8-8B81298826E7}" srcOrd="6" destOrd="0" presId="urn:microsoft.com/office/officeart/2005/8/layout/orgChart1#1"/>
    <dgm:cxn modelId="{F95F8BBC-72C1-4869-A940-FE39EE062B0D}" type="presParOf" srcId="{9A0FF10C-81C7-47CD-A320-768F2009480B}" destId="{C6F584B9-7EA2-46D8-913B-8F508509ECAB}" srcOrd="7" destOrd="0" presId="urn:microsoft.com/office/officeart/2005/8/layout/orgChart1#1"/>
    <dgm:cxn modelId="{F1FCE462-601D-4769-82AF-A7C3F4AFCB92}" type="presParOf" srcId="{C6F584B9-7EA2-46D8-913B-8F508509ECAB}" destId="{6CAD9CE6-86A1-4F7D-98A6-3AF53F55F9E3}" srcOrd="0" destOrd="0" presId="urn:microsoft.com/office/officeart/2005/8/layout/orgChart1#1"/>
    <dgm:cxn modelId="{508AA93C-125D-4B23-A3EA-7793A0C64F72}" type="presParOf" srcId="{6CAD9CE6-86A1-4F7D-98A6-3AF53F55F9E3}" destId="{08A0D1D2-3A20-4D63-8E35-B7C8B6B16D48}" srcOrd="0" destOrd="0" presId="urn:microsoft.com/office/officeart/2005/8/layout/orgChart1#1"/>
    <dgm:cxn modelId="{C8CC1CB8-7F4D-416D-A668-DBF97609E9BF}" type="presParOf" srcId="{6CAD9CE6-86A1-4F7D-98A6-3AF53F55F9E3}" destId="{6238C53E-A961-488B-8FBD-6EC13507B069}" srcOrd="1" destOrd="0" presId="urn:microsoft.com/office/officeart/2005/8/layout/orgChart1#1"/>
    <dgm:cxn modelId="{A796AD02-5F5D-4D76-96D2-F457BCCE7CDB}" type="presParOf" srcId="{C6F584B9-7EA2-46D8-913B-8F508509ECAB}" destId="{A9C46FD3-3BE9-4E6E-BFF6-B0B42B13F857}" srcOrd="1" destOrd="0" presId="urn:microsoft.com/office/officeart/2005/8/layout/orgChart1#1"/>
    <dgm:cxn modelId="{E00E63C2-4CBD-4B82-A59D-A67E36A5870A}" type="presParOf" srcId="{C6F584B9-7EA2-46D8-913B-8F508509ECAB}" destId="{A663BBFB-A120-4F5B-82EC-DB644DB9966B}" srcOrd="2" destOrd="0" presId="urn:microsoft.com/office/officeart/2005/8/layout/orgChart1#1"/>
    <dgm:cxn modelId="{66981264-194E-4956-929C-088F9DCB32FC}" type="presParOf" srcId="{9A0FF10C-81C7-47CD-A320-768F2009480B}" destId="{C20DAF8B-3422-4074-8878-7A88D85BFC19}" srcOrd="8" destOrd="0" presId="urn:microsoft.com/office/officeart/2005/8/layout/orgChart1#1"/>
    <dgm:cxn modelId="{643A6AAC-6643-4C30-A626-AF240D0BAB5B}" type="presParOf" srcId="{9A0FF10C-81C7-47CD-A320-768F2009480B}" destId="{D3AC0CF4-5AFB-4CD9-AF20-59D81C81D69F}" srcOrd="9" destOrd="0" presId="urn:microsoft.com/office/officeart/2005/8/layout/orgChart1#1"/>
    <dgm:cxn modelId="{EE9C1D71-6140-466F-BD16-D6ED7DAEF948}" type="presParOf" srcId="{D3AC0CF4-5AFB-4CD9-AF20-59D81C81D69F}" destId="{42638813-802A-4B6B-BDC3-018693E5D055}" srcOrd="0" destOrd="0" presId="urn:microsoft.com/office/officeart/2005/8/layout/orgChart1#1"/>
    <dgm:cxn modelId="{72CB62E4-1325-4B8D-917C-A4CD978A7BCF}" type="presParOf" srcId="{42638813-802A-4B6B-BDC3-018693E5D055}" destId="{20A7DB98-8F6E-4522-A3EA-0373627F4FFA}" srcOrd="0" destOrd="0" presId="urn:microsoft.com/office/officeart/2005/8/layout/orgChart1#1"/>
    <dgm:cxn modelId="{A8355AC0-2140-41B5-88C9-3276CF4F5DD6}" type="presParOf" srcId="{42638813-802A-4B6B-BDC3-018693E5D055}" destId="{B4D10BB7-AE72-44AC-97BB-A39340BB4933}" srcOrd="1" destOrd="0" presId="urn:microsoft.com/office/officeart/2005/8/layout/orgChart1#1"/>
    <dgm:cxn modelId="{19A97CF3-D3A3-4DA3-8810-E84DE47EFCE5}" type="presParOf" srcId="{D3AC0CF4-5AFB-4CD9-AF20-59D81C81D69F}" destId="{F705A9FA-A877-4ED5-8321-D97F8A2538DF}" srcOrd="1" destOrd="0" presId="urn:microsoft.com/office/officeart/2005/8/layout/orgChart1#1"/>
    <dgm:cxn modelId="{D6495C1C-E6AC-4618-AF98-1CBB9774E788}" type="presParOf" srcId="{D3AC0CF4-5AFB-4CD9-AF20-59D81C81D69F}" destId="{4EF31E4B-5219-48B8-902A-ADA2AFB1EB0A}" srcOrd="2" destOrd="0" presId="urn:microsoft.com/office/officeart/2005/8/layout/orgChart1#1"/>
    <dgm:cxn modelId="{B5E43705-4CC2-4CBC-B465-F79076323240}"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68C167-2C01-4B0B-81C4-726248B418D0}" type="doc">
      <dgm:prSet loTypeId="urn:microsoft.com/office/officeart/2005/8/layout/radial4#1" loCatId="relationship" qsTypeId="urn:microsoft.com/office/officeart/2005/8/quickstyle/simple1#2" qsCatId="simple" csTypeId="urn:microsoft.com/office/officeart/2005/8/colors/accent1_2#2" csCatId="accent1" phldr="0"/>
      <dgm:spPr/>
      <dgm:t>
        <a:bodyPr/>
        <a:lstStyle/>
        <a:p>
          <a:endParaRPr lang="zh-CN" altLang="en-US"/>
        </a:p>
      </dgm:t>
    </dgm:pt>
    <dgm:pt modelId="{1D7F6E08-72A6-46CC-8870-C881D1493500}">
      <dgm:prSet phldrT="[文本]" phldr="0" custT="0"/>
      <dgm:spPr/>
      <dgm:t>
        <a:bodyPr vert="horz" wrap="square"/>
        <a:lstStyle/>
        <a:p>
          <a:pPr>
            <a:lnSpc>
              <a:spcPct val="100000"/>
            </a:lnSpc>
            <a:spcBef>
              <a:spcPct val="0"/>
            </a:spcBef>
            <a:spcAft>
              <a:spcPct val="35000"/>
            </a:spcAft>
          </a:pPr>
          <a:r>
            <a:rPr lang="zh-CN" altLang="en-US"/>
            <a:t>数据挖掘</a:t>
          </a:r>
        </a:p>
      </dgm:t>
    </dgm:pt>
    <dgm:pt modelId="{59A2FE02-4165-4339-BF9A-AEAE1424E52B}" type="parTrans" cxnId="{D7EA5498-63EB-4473-8068-1213FC1DE679}">
      <dgm:prSet/>
      <dgm:spPr/>
      <dgm:t>
        <a:bodyPr/>
        <a:lstStyle/>
        <a:p>
          <a:endParaRPr lang="zh-CN" altLang="en-US"/>
        </a:p>
      </dgm:t>
    </dgm:pt>
    <dgm:pt modelId="{E44612D1-CAFE-4D30-B4AA-78C3474158AA}" type="sibTrans" cxnId="{D7EA5498-63EB-4473-8068-1213FC1DE679}">
      <dgm:prSet/>
      <dgm:spPr/>
      <dgm:t>
        <a:bodyPr/>
        <a:lstStyle/>
        <a:p>
          <a:endParaRPr lang="zh-CN" altLang="en-US"/>
        </a:p>
      </dgm:t>
    </dgm:pt>
    <dgm:pt modelId="{24DAAE02-02E7-4412-8074-A0C4CAA380D7}">
      <dgm:prSet phldrT="[文本]" phldr="0" custT="0"/>
      <dgm:spPr/>
      <dgm:t>
        <a:bodyPr vert="horz" wrap="square"/>
        <a:lstStyle/>
        <a:p>
          <a:pPr>
            <a:lnSpc>
              <a:spcPct val="100000"/>
            </a:lnSpc>
            <a:spcBef>
              <a:spcPct val="0"/>
            </a:spcBef>
            <a:spcAft>
              <a:spcPct val="35000"/>
            </a:spcAft>
          </a:pPr>
          <a:r>
            <a:rPr/>
            <a:t>异常区域 识别</a:t>
          </a:r>
        </a:p>
      </dgm:t>
    </dgm:pt>
    <dgm:pt modelId="{A85E77B5-A1A5-43C8-9868-413E99F101A0}" type="parTrans" cxnId="{3C76FC81-E3CF-4E1A-89B0-9CFE90BD8DAE}">
      <dgm:prSet/>
      <dgm:spPr/>
      <dgm:t>
        <a:bodyPr/>
        <a:lstStyle/>
        <a:p>
          <a:endParaRPr lang="zh-CN" altLang="en-US"/>
        </a:p>
      </dgm:t>
    </dgm:pt>
    <dgm:pt modelId="{E253A3F8-AA58-4BB8-A0BD-0BB7ECC546C3}" type="sibTrans" cxnId="{3C76FC81-E3CF-4E1A-89B0-9CFE90BD8DAE}">
      <dgm:prSet/>
      <dgm:spPr/>
      <dgm:t>
        <a:bodyPr/>
        <a:lstStyle/>
        <a:p>
          <a:endParaRPr lang="zh-CN" altLang="en-US"/>
        </a:p>
      </dgm:t>
    </dgm:pt>
    <dgm:pt modelId="{AD984A3D-A2E2-4DB0-A1DA-E4AEDABA00E4}">
      <dgm:prSet phldr="0" custT="0"/>
      <dgm:spPr/>
      <dgm:t>
        <a:bodyPr vert="horz" wrap="square"/>
        <a:lstStyle/>
        <a:p>
          <a:pPr>
            <a:lnSpc>
              <a:spcPct val="100000"/>
            </a:lnSpc>
            <a:spcBef>
              <a:spcPct val="0"/>
            </a:spcBef>
            <a:spcAft>
              <a:spcPct val="35000"/>
            </a:spcAft>
          </a:pPr>
          <a:r>
            <a:rPr altLang="en-US"/>
            <a:t>价格差异因素</a:t>
          </a:r>
          <a:r>
            <a:rPr lang="zh-CN"/>
            <a:t>识别</a:t>
          </a:r>
        </a:p>
      </dgm:t>
    </dgm:pt>
    <dgm:pt modelId="{B7E8B5E3-B03D-4A83-845A-9C26D075B3FA}" type="parTrans" cxnId="{33E31E46-A5EF-45AD-B0A0-37C7A6CA1794}">
      <dgm:prSet/>
      <dgm:spPr/>
    </dgm:pt>
    <dgm:pt modelId="{A812B829-0AD0-4A29-B6A4-BB18355629AC}" type="sibTrans" cxnId="{33E31E46-A5EF-45AD-B0A0-37C7A6CA1794}">
      <dgm:prSet/>
      <dgm:spPr/>
    </dgm:pt>
    <dgm:pt modelId="{A5880797-7454-4E44-8518-F4D8354F0963}">
      <dgm:prSet phldrT="[文本]" phldr="0" custT="0"/>
      <dgm:spPr/>
      <dgm:t>
        <a:bodyPr vert="horz" wrap="square"/>
        <a:lstStyle/>
        <a:p>
          <a:pPr>
            <a:lnSpc>
              <a:spcPct val="100000"/>
            </a:lnSpc>
            <a:spcBef>
              <a:spcPct val="0"/>
            </a:spcBef>
            <a:spcAft>
              <a:spcPct val="35000"/>
            </a:spcAft>
          </a:pPr>
          <a:r>
            <a:rPr lang="zh-CN" altLang="en-US"/>
            <a:t>出险配件 排名</a:t>
          </a:r>
        </a:p>
      </dgm:t>
    </dgm:pt>
    <dgm:pt modelId="{96CD46E7-D239-40C7-B5C4-376FEEE43C15}" type="parTrans" cxnId="{535CC20B-92EE-43E2-B532-26D76278AAAA}">
      <dgm:prSet/>
      <dgm:spPr/>
      <dgm:t>
        <a:bodyPr/>
        <a:lstStyle/>
        <a:p>
          <a:endParaRPr lang="zh-CN" altLang="en-US"/>
        </a:p>
      </dgm:t>
    </dgm:pt>
    <dgm:pt modelId="{0076998F-56E1-4A10-A709-E2811BD7C4FB}" type="sibTrans" cxnId="{535CC20B-92EE-43E2-B532-26D76278AAAA}">
      <dgm:prSet/>
      <dgm:spPr/>
      <dgm:t>
        <a:bodyPr/>
        <a:lstStyle/>
        <a:p>
          <a:endParaRPr lang="zh-CN" altLang="en-US"/>
        </a:p>
      </dgm:t>
    </dgm:pt>
    <dgm:pt modelId="{CF42B0CB-CDDD-42A1-B3A1-FBB34F262C63}" type="pres">
      <dgm:prSet presAssocID="{6068C167-2C01-4B0B-81C4-726248B418D0}" presName="cycle" presStyleCnt="0">
        <dgm:presLayoutVars>
          <dgm:chMax val="1"/>
          <dgm:dir/>
          <dgm:animLvl val="ctr"/>
          <dgm:resizeHandles val="exact"/>
        </dgm:presLayoutVars>
      </dgm:prSet>
      <dgm:spPr/>
      <dgm:t>
        <a:bodyPr/>
        <a:lstStyle/>
        <a:p>
          <a:endParaRPr lang="zh-CN" altLang="en-US"/>
        </a:p>
      </dgm:t>
    </dgm:pt>
    <dgm:pt modelId="{B52502C2-594A-4A13-A5FF-5CD5841BD847}" type="pres">
      <dgm:prSet presAssocID="{1D7F6E08-72A6-46CC-8870-C881D1493500}" presName="centerShape" presStyleLbl="node0" presStyleIdx="0" presStyleCnt="1"/>
      <dgm:spPr/>
      <dgm:t>
        <a:bodyPr/>
        <a:lstStyle/>
        <a:p>
          <a:endParaRPr lang="zh-CN" altLang="en-US"/>
        </a:p>
      </dgm:t>
    </dgm:pt>
    <dgm:pt modelId="{8A478794-BDE0-4AD6-9479-89CDBFC37EB7}" type="pres">
      <dgm:prSet presAssocID="{A85E77B5-A1A5-43C8-9868-413E99F101A0}" presName="parTrans" presStyleLbl="bgSibTrans2D1" presStyleIdx="0" presStyleCnt="3"/>
      <dgm:spPr/>
      <dgm:t>
        <a:bodyPr/>
        <a:lstStyle/>
        <a:p>
          <a:endParaRPr lang="zh-CN" altLang="en-US"/>
        </a:p>
      </dgm:t>
    </dgm:pt>
    <dgm:pt modelId="{3868CDED-247C-4EE9-95A2-ED400A267946}" type="pres">
      <dgm:prSet presAssocID="{24DAAE02-02E7-4412-8074-A0C4CAA380D7}" presName="node" presStyleLbl="node1" presStyleIdx="0" presStyleCnt="3">
        <dgm:presLayoutVars>
          <dgm:bulletEnabled val="1"/>
        </dgm:presLayoutVars>
      </dgm:prSet>
      <dgm:spPr/>
      <dgm:t>
        <a:bodyPr/>
        <a:lstStyle/>
        <a:p>
          <a:endParaRPr lang="zh-CN" altLang="en-US"/>
        </a:p>
      </dgm:t>
    </dgm:pt>
    <dgm:pt modelId="{8C841291-3BD8-462B-8144-32F3A5934481}" type="pres">
      <dgm:prSet presAssocID="{B7E8B5E3-B03D-4A83-845A-9C26D075B3FA}" presName="parTrans" presStyleLbl="bgSibTrans2D1" presStyleIdx="1" presStyleCnt="3"/>
      <dgm:spPr/>
    </dgm:pt>
    <dgm:pt modelId="{4E27E03C-D9A0-4813-BFF7-189DD0EEF249}" type="pres">
      <dgm:prSet presAssocID="{AD984A3D-A2E2-4DB0-A1DA-E4AEDABA00E4}" presName="node" presStyleLbl="node1" presStyleIdx="1" presStyleCnt="3">
        <dgm:presLayoutVars>
          <dgm:bulletEnabled val="1"/>
        </dgm:presLayoutVars>
      </dgm:prSet>
      <dgm:spPr/>
      <dgm:t>
        <a:bodyPr/>
        <a:lstStyle/>
        <a:p>
          <a:endParaRPr lang="zh-CN" altLang="en-US"/>
        </a:p>
      </dgm:t>
    </dgm:pt>
    <dgm:pt modelId="{D0718308-59AC-43E6-A882-4828EE4494C2}" type="pres">
      <dgm:prSet presAssocID="{96CD46E7-D239-40C7-B5C4-376FEEE43C15}" presName="parTrans" presStyleLbl="bgSibTrans2D1" presStyleIdx="2" presStyleCnt="3"/>
      <dgm:spPr/>
      <dgm:t>
        <a:bodyPr/>
        <a:lstStyle/>
        <a:p>
          <a:endParaRPr lang="zh-CN" altLang="en-US"/>
        </a:p>
      </dgm:t>
    </dgm:pt>
    <dgm:pt modelId="{5E0D0BC9-3E91-4623-8C1A-C4A70EB3594B}" type="pres">
      <dgm:prSet presAssocID="{A5880797-7454-4E44-8518-F4D8354F0963}" presName="node" presStyleLbl="node1" presStyleIdx="2" presStyleCnt="3">
        <dgm:presLayoutVars>
          <dgm:bulletEnabled val="1"/>
        </dgm:presLayoutVars>
      </dgm:prSet>
      <dgm:spPr/>
      <dgm:t>
        <a:bodyPr/>
        <a:lstStyle/>
        <a:p>
          <a:endParaRPr lang="zh-CN" altLang="en-US"/>
        </a:p>
      </dgm:t>
    </dgm:pt>
  </dgm:ptLst>
  <dgm:cxnLst>
    <dgm:cxn modelId="{3C76FC81-E3CF-4E1A-89B0-9CFE90BD8DAE}" srcId="{1D7F6E08-72A6-46CC-8870-C881D1493500}" destId="{24DAAE02-02E7-4412-8074-A0C4CAA380D7}" srcOrd="0" destOrd="0" parTransId="{A85E77B5-A1A5-43C8-9868-413E99F101A0}" sibTransId="{E253A3F8-AA58-4BB8-A0BD-0BB7ECC546C3}"/>
    <dgm:cxn modelId="{BD32C2D7-BF4C-4B71-BB90-4AE79DE83BE3}" type="presOf" srcId="{A5880797-7454-4E44-8518-F4D8354F0963}" destId="{5E0D0BC9-3E91-4623-8C1A-C4A70EB3594B}" srcOrd="0" destOrd="0" presId="urn:microsoft.com/office/officeart/2005/8/layout/radial4#1"/>
    <dgm:cxn modelId="{535CC20B-92EE-43E2-B532-26D76278AAAA}" srcId="{1D7F6E08-72A6-46CC-8870-C881D1493500}" destId="{A5880797-7454-4E44-8518-F4D8354F0963}" srcOrd="2" destOrd="0" parTransId="{96CD46E7-D239-40C7-B5C4-376FEEE43C15}" sibTransId="{0076998F-56E1-4A10-A709-E2811BD7C4FB}"/>
    <dgm:cxn modelId="{A034F2F2-AF9B-4676-BACA-8320391A1D8B}" type="presOf" srcId="{B7E8B5E3-B03D-4A83-845A-9C26D075B3FA}" destId="{8C841291-3BD8-462B-8144-32F3A5934481}" srcOrd="0" destOrd="0" presId="urn:microsoft.com/office/officeart/2005/8/layout/radial4#1"/>
    <dgm:cxn modelId="{1B3AC3AD-C4B9-49E0-9E95-B8607A4168AA}" type="presOf" srcId="{24DAAE02-02E7-4412-8074-A0C4CAA380D7}" destId="{3868CDED-247C-4EE9-95A2-ED400A267946}" srcOrd="0" destOrd="0" presId="urn:microsoft.com/office/officeart/2005/8/layout/radial4#1"/>
    <dgm:cxn modelId="{2114E6CB-0734-4828-95F2-EA21EA30878A}" type="presOf" srcId="{1D7F6E08-72A6-46CC-8870-C881D1493500}" destId="{B52502C2-594A-4A13-A5FF-5CD5841BD847}" srcOrd="0" destOrd="0" presId="urn:microsoft.com/office/officeart/2005/8/layout/radial4#1"/>
    <dgm:cxn modelId="{9DA336A7-914E-477F-9FE0-876A0EC96D36}" type="presOf" srcId="{AD984A3D-A2E2-4DB0-A1DA-E4AEDABA00E4}" destId="{4E27E03C-D9A0-4813-BFF7-189DD0EEF249}" srcOrd="0" destOrd="0" presId="urn:microsoft.com/office/officeart/2005/8/layout/radial4#1"/>
    <dgm:cxn modelId="{D7EA5498-63EB-4473-8068-1213FC1DE679}" srcId="{6068C167-2C01-4B0B-81C4-726248B418D0}" destId="{1D7F6E08-72A6-46CC-8870-C881D1493500}" srcOrd="0" destOrd="0" parTransId="{59A2FE02-4165-4339-BF9A-AEAE1424E52B}" sibTransId="{E44612D1-CAFE-4D30-B4AA-78C3474158AA}"/>
    <dgm:cxn modelId="{7B2E3E30-B5A2-4DEC-872B-625416E5208B}" type="presOf" srcId="{96CD46E7-D239-40C7-B5C4-376FEEE43C15}" destId="{D0718308-59AC-43E6-A882-4828EE4494C2}" srcOrd="0" destOrd="0" presId="urn:microsoft.com/office/officeart/2005/8/layout/radial4#1"/>
    <dgm:cxn modelId="{33E31E46-A5EF-45AD-B0A0-37C7A6CA1794}" srcId="{1D7F6E08-72A6-46CC-8870-C881D1493500}" destId="{AD984A3D-A2E2-4DB0-A1DA-E4AEDABA00E4}" srcOrd="1" destOrd="0" parTransId="{B7E8B5E3-B03D-4A83-845A-9C26D075B3FA}" sibTransId="{A812B829-0AD0-4A29-B6A4-BB18355629AC}"/>
    <dgm:cxn modelId="{C3BFDA0E-5B2D-4A23-A8B1-F08B51A59538}" type="presOf" srcId="{A85E77B5-A1A5-43C8-9868-413E99F101A0}" destId="{8A478794-BDE0-4AD6-9479-89CDBFC37EB7}" srcOrd="0" destOrd="0" presId="urn:microsoft.com/office/officeart/2005/8/layout/radial4#1"/>
    <dgm:cxn modelId="{2A7E945D-B422-40B8-8DCD-2585FDEE8D35}" type="presOf" srcId="{6068C167-2C01-4B0B-81C4-726248B418D0}" destId="{CF42B0CB-CDDD-42A1-B3A1-FBB34F262C63}" srcOrd="0" destOrd="0" presId="urn:microsoft.com/office/officeart/2005/8/layout/radial4#1"/>
    <dgm:cxn modelId="{B3B21FCE-0A27-4898-957B-0162589778EE}" type="presParOf" srcId="{CF42B0CB-CDDD-42A1-B3A1-FBB34F262C63}" destId="{B52502C2-594A-4A13-A5FF-5CD5841BD847}" srcOrd="0" destOrd="0" presId="urn:microsoft.com/office/officeart/2005/8/layout/radial4#1"/>
    <dgm:cxn modelId="{6B6EEA5C-28FF-4A2C-916E-7C70756A8747}" type="presParOf" srcId="{CF42B0CB-CDDD-42A1-B3A1-FBB34F262C63}" destId="{8A478794-BDE0-4AD6-9479-89CDBFC37EB7}" srcOrd="1" destOrd="0" presId="urn:microsoft.com/office/officeart/2005/8/layout/radial4#1"/>
    <dgm:cxn modelId="{9E67A8D1-75EE-4222-9B92-0ABE5BD8BD90}" type="presParOf" srcId="{CF42B0CB-CDDD-42A1-B3A1-FBB34F262C63}" destId="{3868CDED-247C-4EE9-95A2-ED400A267946}" srcOrd="2" destOrd="0" presId="urn:microsoft.com/office/officeart/2005/8/layout/radial4#1"/>
    <dgm:cxn modelId="{E1FA88E6-1C12-4637-82AD-27D5A8231EA2}" type="presParOf" srcId="{CF42B0CB-CDDD-42A1-B3A1-FBB34F262C63}" destId="{8C841291-3BD8-462B-8144-32F3A5934481}" srcOrd="3" destOrd="0" presId="urn:microsoft.com/office/officeart/2005/8/layout/radial4#1"/>
    <dgm:cxn modelId="{E19061F8-6FDF-41D4-A593-E52C9A139586}" type="presParOf" srcId="{CF42B0CB-CDDD-42A1-B3A1-FBB34F262C63}" destId="{4E27E03C-D9A0-4813-BFF7-189DD0EEF249}" srcOrd="4" destOrd="0" presId="urn:microsoft.com/office/officeart/2005/8/layout/radial4#1"/>
    <dgm:cxn modelId="{4BAB5A24-06F9-48B5-9CE0-3417A936E513}" type="presParOf" srcId="{CF42B0CB-CDDD-42A1-B3A1-FBB34F262C63}" destId="{D0718308-59AC-43E6-A882-4828EE4494C2}" srcOrd="5" destOrd="0" presId="urn:microsoft.com/office/officeart/2005/8/layout/radial4#1"/>
    <dgm:cxn modelId="{5AE1BCFA-9808-4F0B-8561-4C483B5AB919}" type="presParOf" srcId="{CF42B0CB-CDDD-42A1-B3A1-FBB34F262C63}" destId="{5E0D0BC9-3E91-4623-8C1A-C4A70EB3594B}" srcOrd="6" destOrd="0" presId="urn:microsoft.com/office/officeart/2005/8/layout/radial4#1"/>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249092-DA8C-4681-AA9C-207F2DFD3154}">
      <dsp:nvSpPr>
        <dsp:cNvPr id="0" name=""/>
        <dsp:cNvSpPr/>
      </dsp:nvSpPr>
      <dsp:spPr>
        <a:xfrm>
          <a:off x="1242641" y="682864"/>
          <a:ext cx="1432667" cy="1432667"/>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0480" tIns="30480" rIns="30480" bIns="30480" numCol="1" spcCol="1270" anchor="ctr" anchorCtr="0">
          <a:noAutofit/>
        </a:bodyPr>
        <a:lstStyle/>
        <a:p>
          <a:pPr lvl="0" algn="ctr" defTabSz="1066800">
            <a:lnSpc>
              <a:spcPct val="100000"/>
            </a:lnSpc>
            <a:spcBef>
              <a:spcPct val="0"/>
            </a:spcBef>
            <a:spcAft>
              <a:spcPct val="35000"/>
            </a:spcAft>
          </a:pPr>
          <a:r>
            <a:rPr lang="zh-CN" altLang="en-US" sz="2400" kern="1200"/>
            <a:t>多变量分析</a:t>
          </a:r>
        </a:p>
      </dsp:txBody>
      <dsp:txXfrm>
        <a:off x="1242641" y="682864"/>
        <a:ext cx="1432667" cy="1432667"/>
      </dsp:txXfrm>
    </dsp:sp>
    <dsp:sp modelId="{0ABA4A14-2574-4777-939A-8A91AE25FBF5}">
      <dsp:nvSpPr>
        <dsp:cNvPr id="0" name=""/>
        <dsp:cNvSpPr/>
      </dsp:nvSpPr>
      <dsp:spPr>
        <a:xfrm>
          <a:off x="1600808" y="108947"/>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时间</a:t>
          </a:r>
        </a:p>
      </dsp:txBody>
      <dsp:txXfrm>
        <a:off x="1600808" y="108947"/>
        <a:ext cx="716333" cy="716333"/>
      </dsp:txXfrm>
    </dsp:sp>
    <dsp:sp modelId="{A9981A18-75F3-41F3-9957-B40659E402CE}">
      <dsp:nvSpPr>
        <dsp:cNvPr id="0" name=""/>
        <dsp:cNvSpPr/>
      </dsp:nvSpPr>
      <dsp:spPr>
        <a:xfrm>
          <a:off x="2408016" y="1507073"/>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车型品牌</a:t>
          </a:r>
        </a:p>
      </dsp:txBody>
      <dsp:txXfrm>
        <a:off x="2408016" y="1507073"/>
        <a:ext cx="716333" cy="716333"/>
      </dsp:txXfrm>
    </dsp:sp>
    <dsp:sp modelId="{5BB31F2C-9F6F-461E-B8AE-DAD63322F779}">
      <dsp:nvSpPr>
        <dsp:cNvPr id="0" name=""/>
        <dsp:cNvSpPr/>
      </dsp:nvSpPr>
      <dsp:spPr>
        <a:xfrm>
          <a:off x="793599" y="1507073"/>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空间</a:t>
          </a:r>
        </a:p>
      </dsp:txBody>
      <dsp:txXfrm>
        <a:off x="793599" y="1507073"/>
        <a:ext cx="716333" cy="71633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0DAF8B-3422-4074-8878-7A88D85BFC19}">
      <dsp:nvSpPr>
        <dsp:cNvPr id="0" name=""/>
        <dsp:cNvSpPr/>
      </dsp:nvSpPr>
      <dsp:spPr>
        <a:xfrm>
          <a:off x="2314575" y="614332"/>
          <a:ext cx="1917915" cy="166430"/>
        </a:xfrm>
        <a:custGeom>
          <a:avLst/>
          <a:gdLst/>
          <a:ahLst/>
          <a:cxnLst/>
          <a:rect l="0" t="0" r="0" b="0"/>
          <a:pathLst>
            <a:path>
              <a:moveTo>
                <a:pt x="0" y="0"/>
              </a:moveTo>
              <a:lnTo>
                <a:pt x="0" y="83215"/>
              </a:lnTo>
              <a:lnTo>
                <a:pt x="1917915" y="83215"/>
              </a:lnTo>
              <a:lnTo>
                <a:pt x="1917915"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2314575" y="614332"/>
          <a:ext cx="958957" cy="166430"/>
        </a:xfrm>
        <a:custGeom>
          <a:avLst/>
          <a:gdLst/>
          <a:ahLst/>
          <a:cxnLst/>
          <a:rect l="0" t="0" r="0" b="0"/>
          <a:pathLst>
            <a:path>
              <a:moveTo>
                <a:pt x="0" y="0"/>
              </a:moveTo>
              <a:lnTo>
                <a:pt x="0" y="83215"/>
              </a:lnTo>
              <a:lnTo>
                <a:pt x="958957" y="83215"/>
              </a:lnTo>
              <a:lnTo>
                <a:pt x="958957"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D7635B-472A-4D57-A8FF-3A37970EA889}">
      <dsp:nvSpPr>
        <dsp:cNvPr id="0" name=""/>
        <dsp:cNvSpPr/>
      </dsp:nvSpPr>
      <dsp:spPr>
        <a:xfrm>
          <a:off x="2268855" y="614332"/>
          <a:ext cx="91440" cy="166430"/>
        </a:xfrm>
        <a:custGeom>
          <a:avLst/>
          <a:gdLst/>
          <a:ahLst/>
          <a:cxnLst/>
          <a:rect l="0" t="0" r="0" b="0"/>
          <a:pathLst>
            <a:path>
              <a:moveTo>
                <a:pt x="45720" y="0"/>
              </a:moveTo>
              <a:lnTo>
                <a:pt x="4572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B2E956-2705-474C-A5B6-F10D6177F2F5}">
      <dsp:nvSpPr>
        <dsp:cNvPr id="0" name=""/>
        <dsp:cNvSpPr/>
      </dsp:nvSpPr>
      <dsp:spPr>
        <a:xfrm>
          <a:off x="1355617" y="614332"/>
          <a:ext cx="958957" cy="166430"/>
        </a:xfrm>
        <a:custGeom>
          <a:avLst/>
          <a:gdLst/>
          <a:ahLst/>
          <a:cxnLst/>
          <a:rect l="0" t="0" r="0" b="0"/>
          <a:pathLst>
            <a:path>
              <a:moveTo>
                <a:pt x="958957" y="0"/>
              </a:moveTo>
              <a:lnTo>
                <a:pt x="958957" y="83215"/>
              </a:lnTo>
              <a:lnTo>
                <a:pt x="0" y="83215"/>
              </a:lnTo>
              <a:lnTo>
                <a:pt x="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396659" y="614332"/>
          <a:ext cx="1917915" cy="166430"/>
        </a:xfrm>
        <a:custGeom>
          <a:avLst/>
          <a:gdLst/>
          <a:ahLst/>
          <a:cxnLst/>
          <a:rect l="0" t="0" r="0" b="0"/>
          <a:pathLst>
            <a:path>
              <a:moveTo>
                <a:pt x="1917915" y="0"/>
              </a:moveTo>
              <a:lnTo>
                <a:pt x="1917915" y="83215"/>
              </a:lnTo>
              <a:lnTo>
                <a:pt x="0" y="83215"/>
              </a:lnTo>
              <a:lnTo>
                <a:pt x="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1918311" y="218068"/>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lang="zh-CN" altLang="en-US" sz="900" kern="1200"/>
            <a:t>动态指标</a:t>
          </a:r>
        </a:p>
      </dsp:txBody>
      <dsp:txXfrm>
        <a:off x="1918311" y="218068"/>
        <a:ext cx="792527" cy="396263"/>
      </dsp:txXfrm>
    </dsp:sp>
    <dsp:sp modelId="{43B7C837-49D6-40CE-BBAB-953D9E4BA7ED}">
      <dsp:nvSpPr>
        <dsp:cNvPr id="0" name=""/>
        <dsp:cNvSpPr/>
      </dsp:nvSpPr>
      <dsp:spPr>
        <a:xfrm>
          <a:off x="395"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lang="zh-CN" altLang="en-US" sz="900" kern="1200"/>
            <a:t>配件价格 指数</a:t>
          </a:r>
          <a:endParaRPr sz="900" kern="1200"/>
        </a:p>
      </dsp:txBody>
      <dsp:txXfrm>
        <a:off x="395" y="780762"/>
        <a:ext cx="792527" cy="396263"/>
      </dsp:txXfrm>
    </dsp:sp>
    <dsp:sp modelId="{9EF68DF1-8995-416C-941C-01DC167B7CD6}">
      <dsp:nvSpPr>
        <dsp:cNvPr id="0" name=""/>
        <dsp:cNvSpPr/>
      </dsp:nvSpPr>
      <dsp:spPr>
        <a:xfrm>
          <a:off x="959353"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sz="900" kern="1200"/>
            <a:t>价格异常 比例</a:t>
          </a:r>
        </a:p>
      </dsp:txBody>
      <dsp:txXfrm>
        <a:off x="959353" y="780762"/>
        <a:ext cx="792527" cy="396263"/>
      </dsp:txXfrm>
    </dsp:sp>
    <dsp:sp modelId="{E959BB42-49F5-4C3F-9BA1-8D2B9E314841}">
      <dsp:nvSpPr>
        <dsp:cNvPr id="0" name=""/>
        <dsp:cNvSpPr/>
      </dsp:nvSpPr>
      <dsp:spPr>
        <a:xfrm>
          <a:off x="1918311"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altLang="en-US" sz="900" kern="1200"/>
            <a:t>价格异常</a:t>
          </a:r>
          <a:r>
            <a:rPr lang="zh-CN" sz="900" kern="1200"/>
            <a:t>总价</a:t>
          </a:r>
          <a:endParaRPr lang="en-US" altLang="zh-CN" sz="900" kern="1200"/>
        </a:p>
        <a:p>
          <a:pPr lvl="0" algn="ctr" defTabSz="400050">
            <a:lnSpc>
              <a:spcPct val="100000"/>
            </a:lnSpc>
            <a:spcBef>
              <a:spcPct val="0"/>
            </a:spcBef>
            <a:spcAft>
              <a:spcPct val="35000"/>
            </a:spcAft>
          </a:pPr>
          <a:r>
            <a:rPr altLang="en-US" sz="900" kern="1200"/>
            <a:t>比例</a:t>
          </a:r>
        </a:p>
      </dsp:txBody>
      <dsp:txXfrm>
        <a:off x="1918311" y="780762"/>
        <a:ext cx="792527" cy="396263"/>
      </dsp:txXfrm>
    </dsp:sp>
    <dsp:sp modelId="{08A0D1D2-3A20-4D63-8E35-B7C8B6B16D48}">
      <dsp:nvSpPr>
        <dsp:cNvPr id="0" name=""/>
        <dsp:cNvSpPr/>
      </dsp:nvSpPr>
      <dsp:spPr>
        <a:xfrm>
          <a:off x="2877269"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sz="900" kern="1200"/>
            <a:t>换件占比</a:t>
          </a:r>
        </a:p>
      </dsp:txBody>
      <dsp:txXfrm>
        <a:off x="2877269" y="780762"/>
        <a:ext cx="792527" cy="396263"/>
      </dsp:txXfrm>
    </dsp:sp>
    <dsp:sp modelId="{20A7DB98-8F6E-4522-A3EA-0373627F4FFA}">
      <dsp:nvSpPr>
        <dsp:cNvPr id="0" name=""/>
        <dsp:cNvSpPr/>
      </dsp:nvSpPr>
      <dsp:spPr>
        <a:xfrm>
          <a:off x="3836227"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altLang="en-US" sz="900" kern="1200"/>
            <a:t>件均</a:t>
          </a:r>
        </a:p>
      </dsp:txBody>
      <dsp:txXfrm>
        <a:off x="3836227" y="780762"/>
        <a:ext cx="792527" cy="39626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2502C2-594A-4A13-A5FF-5CD5841BD847}">
      <dsp:nvSpPr>
        <dsp:cNvPr id="0" name=""/>
        <dsp:cNvSpPr/>
      </dsp:nvSpPr>
      <dsp:spPr>
        <a:xfrm>
          <a:off x="1415131" y="1148590"/>
          <a:ext cx="963227" cy="9632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100000"/>
            </a:lnSpc>
            <a:spcBef>
              <a:spcPct val="0"/>
            </a:spcBef>
            <a:spcAft>
              <a:spcPct val="35000"/>
            </a:spcAft>
          </a:pPr>
          <a:r>
            <a:rPr lang="zh-CN" altLang="en-US" sz="1900" kern="1200"/>
            <a:t>数据挖掘</a:t>
          </a:r>
        </a:p>
      </dsp:txBody>
      <dsp:txXfrm>
        <a:off x="1415131" y="1148590"/>
        <a:ext cx="963227" cy="963227"/>
      </dsp:txXfrm>
    </dsp:sp>
    <dsp:sp modelId="{8A478794-BDE0-4AD6-9479-89CDBFC37EB7}">
      <dsp:nvSpPr>
        <dsp:cNvPr id="0" name=""/>
        <dsp:cNvSpPr/>
      </dsp:nvSpPr>
      <dsp:spPr>
        <a:xfrm rot="12900000">
          <a:off x="794494" y="979986"/>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8CDED-247C-4EE9-95A2-ED400A267946}">
      <dsp:nvSpPr>
        <dsp:cNvPr id="0" name=""/>
        <dsp:cNvSpPr/>
      </dsp:nvSpPr>
      <dsp:spPr>
        <a:xfrm>
          <a:off x="403815" y="539185"/>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sz="1500" kern="1200"/>
            <a:t>异常区域 识别</a:t>
          </a:r>
        </a:p>
      </dsp:txBody>
      <dsp:txXfrm>
        <a:off x="403815" y="539185"/>
        <a:ext cx="915066" cy="732053"/>
      </dsp:txXfrm>
    </dsp:sp>
    <dsp:sp modelId="{8C841291-3BD8-462B-8144-32F3A5934481}">
      <dsp:nvSpPr>
        <dsp:cNvPr id="0" name=""/>
        <dsp:cNvSpPr/>
      </dsp:nvSpPr>
      <dsp:spPr>
        <a:xfrm rot="16200000">
          <a:off x="1527074" y="598629"/>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27E03C-D9A0-4813-BFF7-189DD0EEF249}">
      <dsp:nvSpPr>
        <dsp:cNvPr id="0" name=""/>
        <dsp:cNvSpPr/>
      </dsp:nvSpPr>
      <dsp:spPr>
        <a:xfrm>
          <a:off x="1439211" y="192"/>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altLang="en-US" sz="1500" kern="1200"/>
            <a:t>价格差异因素</a:t>
          </a:r>
          <a:r>
            <a:rPr lang="zh-CN" sz="1500" kern="1200"/>
            <a:t>识别</a:t>
          </a:r>
        </a:p>
      </dsp:txBody>
      <dsp:txXfrm>
        <a:off x="1439211" y="192"/>
        <a:ext cx="915066" cy="732053"/>
      </dsp:txXfrm>
    </dsp:sp>
    <dsp:sp modelId="{D0718308-59AC-43E6-A882-4828EE4494C2}">
      <dsp:nvSpPr>
        <dsp:cNvPr id="0" name=""/>
        <dsp:cNvSpPr/>
      </dsp:nvSpPr>
      <dsp:spPr>
        <a:xfrm rot="19500000">
          <a:off x="2259654" y="979986"/>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0D0BC9-3E91-4623-8C1A-C4A70EB3594B}">
      <dsp:nvSpPr>
        <dsp:cNvPr id="0" name=""/>
        <dsp:cNvSpPr/>
      </dsp:nvSpPr>
      <dsp:spPr>
        <a:xfrm>
          <a:off x="2474607" y="539185"/>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lang="zh-CN" altLang="en-US" sz="1500" kern="1200"/>
            <a:t>出险配件 排名</a:t>
          </a:r>
        </a:p>
      </dsp:txBody>
      <dsp:txXfrm>
        <a:off x="2474607" y="539185"/>
        <a:ext cx="915066" cy="7320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1">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rSet csTypeId="urn:microsoft.com/office/officeart/2005/8/colors/accent6_5"/>
        </dgm:pt>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3AB814-54AC-4617-93FE-37B0B662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1164</Words>
  <Characters>6638</Characters>
  <Application>Microsoft Office Word</Application>
  <DocSecurity>0</DocSecurity>
  <Lines>55</Lines>
  <Paragraphs>15</Paragraphs>
  <ScaleCrop>false</ScaleCrop>
  <Company>Microsoft</Company>
  <LinksUpToDate>false</LinksUpToDate>
  <CharactersWithSpaces>7787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cp:lastPrinted>2017-07-21T01:29:00Z</cp:lastPrinted>
  <dcterms:created xsi:type="dcterms:W3CDTF">2017-08-03T00:27:00Z</dcterms:created>
  <dcterms:modified xsi:type="dcterms:W3CDTF">2017-08-04T01:12:00Z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